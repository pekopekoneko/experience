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方正小标宋_GBK" w:hAnsi="方正小标宋_GBK" w:eastAsia="方正小标宋_GBK" w:cs="方正小标宋_GBK"/>
          <w:sz w:val="32"/>
          <w:szCs w:val="32"/>
        </w:rPr>
      </w:pPr>
      <w:r>
        <w:rPr>
          <w:rFonts w:hint="eastAsia" w:ascii="方正小标宋_GBK" w:hAnsi="方正小标宋_GBK" w:eastAsia="方正小标宋_GBK" w:cs="方正小标宋_GBK"/>
          <w:sz w:val="32"/>
          <w:szCs w:val="32"/>
        </w:rPr>
        <w:t>志愿回顾｜绿色守护，扬起垃圾分类新风帆</w:t>
      </w:r>
    </w:p>
    <w:p>
      <w:pPr>
        <w:rPr>
          <w:rFonts w:ascii="宋体" w:hAnsi="宋体" w:eastAsia="宋体" w:cs="宋体"/>
          <w:sz w:val="28"/>
          <w:szCs w:val="28"/>
        </w:rPr>
      </w:pPr>
      <w:r>
        <w:rPr>
          <w:rFonts w:hint="eastAsia" w:ascii="宋体" w:hAnsi="宋体" w:eastAsia="宋体" w:cs="宋体"/>
          <w:sz w:val="28"/>
          <w:szCs w:val="28"/>
        </w:rPr>
        <w:t xml:space="preserve">    自11月4日起至12月16日，本学期统计学院“绿盾”垃圾分类回收志愿活动累计开展7次。</w:t>
      </w:r>
    </w:p>
    <w:p>
      <w:pPr>
        <w:ind w:firstLine="560"/>
        <w:rPr>
          <w:rFonts w:ascii="宋体" w:hAnsi="宋体" w:eastAsia="宋体" w:cs="宋体"/>
          <w:sz w:val="28"/>
          <w:szCs w:val="28"/>
        </w:rPr>
      </w:pPr>
      <w:r>
        <w:rPr>
          <w:rFonts w:hint="eastAsia" w:ascii="宋体" w:hAnsi="宋体" w:eastAsia="宋体" w:cs="宋体"/>
          <w:sz w:val="28"/>
          <w:szCs w:val="28"/>
        </w:rPr>
        <w:t>2个月的时间里，活动一共迎来了</w:t>
      </w:r>
      <w:r>
        <w:rPr>
          <w:rFonts w:hint="eastAsia" w:ascii="宋体" w:hAnsi="宋体" w:eastAsia="宋体" w:cs="宋体"/>
          <w:b/>
          <w:bCs/>
          <w:sz w:val="28"/>
          <w:szCs w:val="28"/>
        </w:rPr>
        <w:t>47个</w:t>
      </w:r>
      <w:r>
        <w:rPr>
          <w:rFonts w:hint="eastAsia" w:ascii="宋体" w:hAnsi="宋体" w:eastAsia="宋体" w:cs="宋体"/>
          <w:sz w:val="28"/>
          <w:szCs w:val="28"/>
        </w:rPr>
        <w:t>宿舍的同学的回收捐赠；累计有7</w:t>
      </w:r>
      <w:r>
        <w:rPr>
          <w:rFonts w:ascii="宋体" w:hAnsi="宋体" w:eastAsia="宋体" w:cs="宋体"/>
          <w:sz w:val="28"/>
          <w:szCs w:val="28"/>
        </w:rPr>
        <w:t>6</w:t>
      </w:r>
      <w:r>
        <w:rPr>
          <w:rFonts w:hint="eastAsia" w:ascii="宋体" w:hAnsi="宋体" w:eastAsia="宋体" w:cs="宋体"/>
          <w:sz w:val="28"/>
          <w:szCs w:val="28"/>
        </w:rPr>
        <w:t>位志愿者积极参与活动，其中有70位环保回收志愿者、3位工具管理志愿者和3位回收点志愿者。从深秋到寒冬，志愿者们的工作热情始终如一，他们怀着热忱奉献的心走进宿舍楼，收集同学们要捐赠的物品并认真跟进后续处理流程，为同学们的生活提供便利，也为校园的清洁美丽奉献一份力量。</w:t>
      </w:r>
    </w:p>
    <w:p>
      <w:pPr>
        <w:jc w:val="center"/>
        <w:rPr>
          <w:rFonts w:ascii="宋体" w:hAnsi="宋体" w:eastAsia="宋体" w:cs="宋体"/>
          <w:sz w:val="28"/>
          <w:szCs w:val="28"/>
        </w:rPr>
      </w:pPr>
      <w:r>
        <w:rPr>
          <w:rFonts w:hint="eastAsia" w:ascii="宋体" w:hAnsi="宋体" w:eastAsia="宋体" w:cs="宋体"/>
          <w:sz w:val="28"/>
          <w:szCs w:val="28"/>
        </w:rPr>
        <w:t>一、活动过程回顾</w:t>
      </w:r>
    </w:p>
    <w:p>
      <w:pPr>
        <w:ind w:firstLine="560" w:firstLineChars="200"/>
        <w:rPr>
          <w:rFonts w:ascii="宋体" w:hAnsi="宋体" w:eastAsia="宋体" w:cs="宋体"/>
          <w:sz w:val="28"/>
          <w:szCs w:val="28"/>
        </w:rPr>
      </w:pPr>
      <w:r>
        <w:rPr>
          <w:rFonts w:hint="eastAsia" w:ascii="宋体" w:hAnsi="宋体" w:eastAsia="宋体" w:cs="宋体"/>
          <w:sz w:val="28"/>
          <w:szCs w:val="28"/>
        </w:rPr>
        <w:t>每周三下午，志愿者们来到明德主楼1054签到并领取工具。环保回收志愿者到每个参与活动的宿舍门口收集可回收物和捐赠物品，并将可回收物送到回收点；回收点志愿者完成后续的分类处置工作；最后，环保回收志愿者前往办公室签退并上交捐赠物品。</w:t>
      </w:r>
    </w:p>
    <w:p>
      <w:pPr>
        <w:ind w:firstLine="560" w:firstLineChars="200"/>
        <w:rPr>
          <w:rFonts w:ascii="宋体" w:hAnsi="宋体" w:eastAsia="宋体" w:cs="宋体"/>
          <w:sz w:val="28"/>
          <w:szCs w:val="28"/>
        </w:rPr>
      </w:pPr>
      <w:r>
        <w:rPr>
          <w:rFonts w:hint="eastAsia" w:ascii="宋体" w:hAnsi="宋体" w:eastAsia="宋体" w:cs="宋体"/>
          <w:sz w:val="28"/>
          <w:szCs w:val="28"/>
        </w:rPr>
        <w:t>活动后期，为配合学校疫情防控要求，部分楼群的回收任务需要在楼外完成。同学们都自发将可回收物和捐赠的物品送到楼下，及时、到位地与志愿者们对接——路多走了几步，爱心一路延续：感谢各位参与者的理解和支持。</w:t>
      </w:r>
    </w:p>
    <w:p>
      <w:pPr>
        <w:ind w:firstLine="560"/>
        <w:rPr>
          <w:ins w:id="0" w:author="我→_→" w:date="2020-12-16T23:34:00Z"/>
          <w:rFonts w:ascii="宋体" w:hAnsi="宋体" w:eastAsia="宋体" w:cs="宋体"/>
          <w:sz w:val="28"/>
          <w:szCs w:val="28"/>
        </w:rPr>
      </w:pPr>
    </w:p>
    <w:p>
      <w:pPr>
        <w:ind w:firstLine="560"/>
        <w:rPr>
          <w:rFonts w:ascii="宋体" w:hAnsi="宋体" w:eastAsia="宋体" w:cs="宋体"/>
          <w:sz w:val="28"/>
          <w:szCs w:val="28"/>
        </w:rPr>
      </w:pPr>
    </w:p>
    <w:p>
      <w:pPr>
        <w:ind w:firstLine="560"/>
        <w:rPr>
          <w:rFonts w:ascii="宋体" w:hAnsi="宋体" w:eastAsia="宋体" w:cs="宋体"/>
          <w:sz w:val="28"/>
          <w:szCs w:val="28"/>
        </w:rPr>
      </w:pPr>
    </w:p>
    <w:p>
      <w:pPr>
        <w:ind w:firstLine="560"/>
        <w:rPr>
          <w:rFonts w:ascii="宋体" w:hAnsi="宋体" w:eastAsia="宋体" w:cs="宋体"/>
          <w:sz w:val="28"/>
          <w:szCs w:val="28"/>
        </w:rPr>
      </w:pPr>
    </w:p>
    <w:p>
      <w:pPr>
        <w:ind w:firstLine="560" w:firstLineChars="200"/>
        <w:rPr>
          <w:ins w:id="1" w:author="我→_→" w:date="2020-12-16T23:34:17Z"/>
          <w:rFonts w:hint="eastAsia" w:ascii="宋体" w:hAnsi="宋体" w:eastAsia="宋体" w:cs="宋体"/>
          <w:sz w:val="28"/>
          <w:szCs w:val="28"/>
          <w:lang w:eastAsia="zh-CN"/>
        </w:rPr>
      </w:pPr>
      <w:ins w:id="2" w:author="我→_→" w:date="2020-12-16T23:34:42Z">
        <w:r>
          <w:rPr>
            <w:rFonts w:hint="eastAsia" w:ascii="宋体" w:hAnsi="宋体" w:eastAsia="宋体" w:cs="宋体"/>
            <w:sz w:val="28"/>
            <w:szCs w:val="28"/>
            <w:lang w:eastAsia="zh-CN"/>
          </w:rPr>
          <w:drawing>
            <wp:anchor distT="0" distB="0" distL="114300" distR="114300" simplePos="0" relativeHeight="251662336" behindDoc="0" locked="0" layoutInCell="1" allowOverlap="1">
              <wp:simplePos x="0" y="0"/>
              <wp:positionH relativeFrom="column">
                <wp:align>center</wp:align>
              </wp:positionH>
              <wp:positionV relativeFrom="paragraph">
                <wp:posOffset>165735</wp:posOffset>
              </wp:positionV>
              <wp:extent cx="3779520" cy="2520315"/>
              <wp:effectExtent l="0" t="0" r="0" b="9525"/>
              <wp:wrapTopAndBottom/>
              <wp:docPr id="7" name="图片 7" descr="工具点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工具点2"/>
                      <pic:cNvPicPr>
                        <a:picLocks noChangeAspect="1"/>
                      </pic:cNvPicPr>
                    </pic:nvPicPr>
                    <pic:blipFill>
                      <a:blip r:embed="rId4"/>
                      <a:stretch>
                        <a:fillRect/>
                      </a:stretch>
                    </pic:blipFill>
                    <pic:spPr>
                      <a:xfrm>
                        <a:off x="0" y="0"/>
                        <a:ext cx="3779520" cy="2520315"/>
                      </a:xfrm>
                      <a:prstGeom prst="rect">
                        <a:avLst/>
                      </a:prstGeom>
                    </pic:spPr>
                  </pic:pic>
                </a:graphicData>
              </a:graphic>
            </wp:anchor>
          </w:drawing>
        </w:r>
      </w:ins>
    </w:p>
    <w:p>
      <w:pPr>
        <w:ind w:firstLine="560" w:firstLineChars="200"/>
        <w:rPr>
          <w:ins w:id="4" w:author="我→_→" w:date="2020-12-16T23:36:55Z"/>
          <w:rFonts w:hint="eastAsia" w:ascii="宋体" w:hAnsi="宋体" w:eastAsia="宋体" w:cs="宋体"/>
          <w:sz w:val="28"/>
          <w:szCs w:val="28"/>
        </w:rPr>
      </w:pPr>
      <w:ins w:id="5" w:author="我→_→" w:date="2020-12-16T23:36:09Z">
        <w:r>
          <w:rPr>
            <w:rFonts w:hint="eastAsia" w:ascii="宋体" w:hAnsi="宋体" w:eastAsia="宋体" w:cs="宋体"/>
            <w:sz w:val="28"/>
            <w:szCs w:val="28"/>
            <w:lang w:eastAsia="zh-CN"/>
          </w:rPr>
          <w:drawing>
            <wp:anchor distT="0" distB="0" distL="114300" distR="114300" simplePos="0" relativeHeight="251664384" behindDoc="0" locked="0" layoutInCell="1" allowOverlap="1">
              <wp:simplePos x="0" y="0"/>
              <wp:positionH relativeFrom="column">
                <wp:align>center</wp:align>
              </wp:positionH>
              <wp:positionV relativeFrom="paragraph">
                <wp:posOffset>3290570</wp:posOffset>
              </wp:positionV>
              <wp:extent cx="3780790" cy="2520315"/>
              <wp:effectExtent l="0" t="0" r="13970" b="9525"/>
              <wp:wrapTopAndBottom/>
              <wp:docPr id="9" name="图片 9" descr="回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回收2"/>
                      <pic:cNvPicPr>
                        <a:picLocks noChangeAspect="1"/>
                      </pic:cNvPicPr>
                    </pic:nvPicPr>
                    <pic:blipFill>
                      <a:blip r:embed="rId5"/>
                      <a:stretch>
                        <a:fillRect/>
                      </a:stretch>
                    </pic:blipFill>
                    <pic:spPr>
                      <a:xfrm>
                        <a:off x="0" y="0"/>
                        <a:ext cx="3780790" cy="2520315"/>
                      </a:xfrm>
                      <a:prstGeom prst="rect">
                        <a:avLst/>
                      </a:prstGeom>
                    </pic:spPr>
                  </pic:pic>
                </a:graphicData>
              </a:graphic>
            </wp:anchor>
          </w:drawing>
        </w:r>
      </w:ins>
      <w:ins w:id="7" w:author="我→_→" w:date="2020-12-16T23:35:07Z">
        <w:r>
          <w:rPr>
            <w:rFonts w:hint="eastAsia" w:ascii="宋体" w:hAnsi="宋体" w:eastAsia="宋体" w:cs="宋体"/>
            <w:sz w:val="28"/>
            <w:szCs w:val="28"/>
            <w:lang w:eastAsia="zh-CN"/>
          </w:rPr>
          <w:drawing>
            <wp:anchor distT="0" distB="0" distL="114300" distR="114300" simplePos="0" relativeHeight="251663360" behindDoc="0" locked="0" layoutInCell="1" allowOverlap="1">
              <wp:simplePos x="0" y="0"/>
              <wp:positionH relativeFrom="column">
                <wp:align>center</wp:align>
              </wp:positionH>
              <wp:positionV relativeFrom="paragraph">
                <wp:posOffset>259080</wp:posOffset>
              </wp:positionV>
              <wp:extent cx="3778885" cy="2520315"/>
              <wp:effectExtent l="0" t="0" r="635" b="9525"/>
              <wp:wrapTopAndBottom/>
              <wp:docPr id="8" name="图片 8" descr="回收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回收1"/>
                      <pic:cNvPicPr>
                        <a:picLocks noChangeAspect="1"/>
                      </pic:cNvPicPr>
                    </pic:nvPicPr>
                    <pic:blipFill>
                      <a:blip r:embed="rId6"/>
                      <a:stretch>
                        <a:fillRect/>
                      </a:stretch>
                    </pic:blipFill>
                    <pic:spPr>
                      <a:xfrm>
                        <a:off x="0" y="0"/>
                        <a:ext cx="3778885" cy="2520315"/>
                      </a:xfrm>
                      <a:prstGeom prst="rect">
                        <a:avLst/>
                      </a:prstGeom>
                    </pic:spPr>
                  </pic:pic>
                </a:graphicData>
              </a:graphic>
            </wp:anchor>
          </w:drawing>
        </w:r>
      </w:ins>
    </w:p>
    <w:p>
      <w:pPr>
        <w:ind w:firstLine="560" w:firstLineChars="200"/>
        <w:rPr>
          <w:ins w:id="9" w:author="我→_→" w:date="2020-12-16T23:38:56Z"/>
          <w:rFonts w:hint="eastAsia" w:ascii="宋体" w:hAnsi="宋体" w:eastAsia="宋体" w:cs="宋体"/>
          <w:sz w:val="28"/>
          <w:szCs w:val="28"/>
        </w:rPr>
      </w:pPr>
      <w:ins w:id="10" w:author="我→_→" w:date="2020-12-16T23:37:30Z">
        <w:r>
          <w:rPr>
            <w:rFonts w:hint="eastAsia" w:ascii="宋体" w:hAnsi="宋体" w:eastAsia="宋体" w:cs="宋体"/>
            <w:sz w:val="28"/>
            <w:szCs w:val="28"/>
            <w:lang w:eastAsia="zh-CN"/>
          </w:rPr>
          <w:drawing>
            <wp:anchor distT="0" distB="0" distL="114300" distR="114300" simplePos="0" relativeHeight="251665408" behindDoc="0" locked="0" layoutInCell="1" allowOverlap="1">
              <wp:simplePos x="0" y="0"/>
              <wp:positionH relativeFrom="column">
                <wp:align>center</wp:align>
              </wp:positionH>
              <wp:positionV relativeFrom="paragraph">
                <wp:posOffset>377825</wp:posOffset>
              </wp:positionV>
              <wp:extent cx="3779520" cy="2520315"/>
              <wp:effectExtent l="0" t="0" r="0" b="9525"/>
              <wp:wrapTopAndBottom/>
              <wp:docPr id="10" name="图片 10" descr="回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回收3"/>
                      <pic:cNvPicPr>
                        <a:picLocks noChangeAspect="1"/>
                      </pic:cNvPicPr>
                    </pic:nvPicPr>
                    <pic:blipFill>
                      <a:blip r:embed="rId7"/>
                      <a:stretch>
                        <a:fillRect/>
                      </a:stretch>
                    </pic:blipFill>
                    <pic:spPr>
                      <a:xfrm>
                        <a:off x="0" y="0"/>
                        <a:ext cx="3779520" cy="2520315"/>
                      </a:xfrm>
                      <a:prstGeom prst="rect">
                        <a:avLst/>
                      </a:prstGeom>
                    </pic:spPr>
                  </pic:pic>
                </a:graphicData>
              </a:graphic>
            </wp:anchor>
          </w:drawing>
        </w:r>
      </w:ins>
    </w:p>
    <w:p>
      <w:pPr>
        <w:ind w:firstLine="560" w:firstLineChars="200"/>
        <w:rPr>
          <w:rFonts w:ascii="宋体" w:hAnsi="宋体" w:eastAsia="宋体" w:cs="宋体"/>
          <w:sz w:val="28"/>
          <w:szCs w:val="28"/>
        </w:rPr>
      </w:pPr>
      <w:r>
        <w:rPr>
          <w:rFonts w:hint="eastAsia" w:ascii="宋体" w:hAnsi="宋体" w:eastAsia="宋体" w:cs="宋体"/>
          <w:sz w:val="28"/>
          <w:szCs w:val="28"/>
        </w:rPr>
        <w:t>本着认真负责的工作态度，各个岗位的志愿者积极沟通交流、配合协作，积极克服活动实际开展时遇到的问题，让活动得以顺利开展。</w:t>
      </w:r>
    </w:p>
    <w:p>
      <w:pPr>
        <w:jc w:val="both"/>
        <w:rPr>
          <w:rFonts w:ascii="宋体" w:hAnsi="宋体" w:eastAsia="宋体" w:cs="宋体"/>
          <w:sz w:val="28"/>
          <w:szCs w:val="28"/>
        </w:rPr>
      </w:pPr>
    </w:p>
    <w:p>
      <w:pPr>
        <w:ind w:firstLine="560"/>
        <w:jc w:val="center"/>
        <w:rPr>
          <w:rFonts w:ascii="宋体" w:hAnsi="宋体" w:eastAsia="宋体" w:cs="宋体"/>
          <w:sz w:val="28"/>
          <w:szCs w:val="28"/>
        </w:rPr>
      </w:pPr>
      <w:r>
        <w:rPr>
          <w:rFonts w:hint="eastAsia" w:ascii="宋体" w:hAnsi="宋体" w:eastAsia="宋体" w:cs="宋体"/>
          <w:sz w:val="28"/>
          <w:szCs w:val="28"/>
        </w:rPr>
        <w:t>二、志愿结果公示</w:t>
      </w:r>
    </w:p>
    <w:p>
      <w:pPr>
        <w:ind w:firstLine="560"/>
        <w:rPr>
          <w:rFonts w:ascii="宋体" w:hAnsi="宋体" w:eastAsia="宋体" w:cs="宋体"/>
          <w:sz w:val="28"/>
          <w:szCs w:val="28"/>
        </w:rPr>
      </w:pPr>
      <w:r>
        <w:rPr>
          <w:rFonts w:hint="eastAsia" w:ascii="宋体" w:hAnsi="宋体" w:eastAsia="宋体" w:cs="宋体"/>
          <w:sz w:val="28"/>
          <w:szCs w:val="28"/>
        </w:rPr>
        <w:t>本学期活动的收获比较可观，单次收集可回收物</w:t>
      </w:r>
      <w:r>
        <w:rPr>
          <w:rFonts w:hint="eastAsia" w:ascii="宋体" w:hAnsi="宋体" w:eastAsia="宋体" w:cs="宋体"/>
          <w:b/>
          <w:bCs/>
          <w:sz w:val="28"/>
          <w:szCs w:val="28"/>
        </w:rPr>
        <w:t>最多达25kg。</w:t>
      </w:r>
      <w:r>
        <w:rPr>
          <w:rFonts w:hint="eastAsia" w:ascii="宋体" w:hAnsi="宋体" w:eastAsia="宋体" w:cs="宋体"/>
          <w:sz w:val="28"/>
          <w:szCs w:val="28"/>
        </w:rPr>
        <w:t>同学们捐赠的旧衣物、文具等物品也累计达到</w:t>
      </w:r>
      <w:r>
        <w:rPr>
          <w:rFonts w:hint="eastAsia" w:ascii="宋体" w:hAnsi="宋体" w:eastAsia="宋体" w:cs="宋体"/>
          <w:b/>
          <w:bCs/>
          <w:sz w:val="28"/>
          <w:szCs w:val="28"/>
        </w:rPr>
        <w:t>10kg</w:t>
      </w:r>
      <w:r>
        <w:rPr>
          <w:rFonts w:hint="eastAsia" w:ascii="宋体" w:hAnsi="宋体" w:eastAsia="宋体" w:cs="宋体"/>
          <w:sz w:val="28"/>
          <w:szCs w:val="28"/>
        </w:rPr>
        <w:t>。</w:t>
      </w:r>
    </w:p>
    <w:p>
      <w:pPr>
        <w:rPr>
          <w:rFonts w:ascii="宋体" w:hAnsi="宋体" w:eastAsia="宋体" w:cs="宋体"/>
          <w:sz w:val="28"/>
          <w:szCs w:val="28"/>
        </w:rPr>
      </w:pPr>
      <w:ins w:id="12" w:author="我→_→" w:date="2020-12-16T23:37:43Z">
        <w:r>
          <w:rPr>
            <w:rFonts w:hint="eastAsia" w:ascii="宋体" w:hAnsi="宋体" w:eastAsia="宋体" w:cs="宋体"/>
            <w:sz w:val="28"/>
            <w:szCs w:val="28"/>
            <w:lang w:eastAsia="zh-CN"/>
          </w:rPr>
          <w:drawing>
            <wp:anchor distT="0" distB="0" distL="114300" distR="114300" simplePos="0" relativeHeight="251677696" behindDoc="0" locked="0" layoutInCell="1" allowOverlap="1">
              <wp:simplePos x="0" y="0"/>
              <wp:positionH relativeFrom="column">
                <wp:align>center</wp:align>
              </wp:positionH>
              <wp:positionV relativeFrom="paragraph">
                <wp:posOffset>158115</wp:posOffset>
              </wp:positionV>
              <wp:extent cx="3780155" cy="2520315"/>
              <wp:effectExtent l="0" t="0" r="14605" b="9525"/>
              <wp:wrapTopAndBottom/>
              <wp:docPr id="11" name="图片 11" descr="回收点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回收点2"/>
                      <pic:cNvPicPr>
                        <a:picLocks noChangeAspect="1"/>
                      </pic:cNvPicPr>
                    </pic:nvPicPr>
                    <pic:blipFill>
                      <a:blip r:embed="rId8"/>
                      <a:stretch>
                        <a:fillRect/>
                      </a:stretch>
                    </pic:blipFill>
                    <pic:spPr>
                      <a:xfrm>
                        <a:off x="0" y="0"/>
                        <a:ext cx="3780155" cy="2520315"/>
                      </a:xfrm>
                      <a:prstGeom prst="rect">
                        <a:avLst/>
                      </a:prstGeom>
                    </pic:spPr>
                  </pic:pic>
                </a:graphicData>
              </a:graphic>
            </wp:anchor>
          </w:drawing>
        </w:r>
      </w:ins>
    </w:p>
    <w:p>
      <w:pPr>
        <w:ind w:firstLine="560"/>
        <w:rPr>
          <w:rFonts w:ascii="宋体" w:hAnsi="宋体" w:eastAsia="宋体" w:cs="宋体"/>
          <w:sz w:val="28"/>
          <w:szCs w:val="28"/>
        </w:rPr>
      </w:pPr>
    </w:p>
    <w:p>
      <w:pPr>
        <w:ind w:firstLine="560" w:firstLineChars="200"/>
        <w:rPr>
          <w:rFonts w:ascii="宋体" w:hAnsi="宋体" w:eastAsia="宋体" w:cs="宋体"/>
          <w:sz w:val="28"/>
          <w:szCs w:val="28"/>
        </w:rPr>
      </w:pPr>
      <w:r>
        <w:rPr>
          <w:rFonts w:hint="eastAsia" w:ascii="宋体" w:hAnsi="宋体" w:eastAsia="宋体" w:cs="宋体"/>
          <w:sz w:val="28"/>
          <w:szCs w:val="28"/>
        </w:rPr>
        <w:drawing>
          <wp:anchor distT="0" distB="0" distL="114300" distR="114300" simplePos="0" relativeHeight="251660288" behindDoc="0" locked="0" layoutInCell="1" allowOverlap="1">
            <wp:simplePos x="0" y="0"/>
            <wp:positionH relativeFrom="column">
              <wp:align>center</wp:align>
            </wp:positionH>
            <wp:positionV relativeFrom="paragraph">
              <wp:posOffset>165735</wp:posOffset>
            </wp:positionV>
            <wp:extent cx="3359785" cy="2520315"/>
            <wp:effectExtent l="0" t="0" r="8255" b="9525"/>
            <wp:wrapTopAndBottom/>
            <wp:docPr id="4" name="图片 4" descr="aee850ef66e44be2afed5458ff9d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ee850ef66e44be2afed5458ff9d588"/>
                    <pic:cNvPicPr>
                      <a:picLocks noChangeAspect="1"/>
                    </pic:cNvPicPr>
                  </pic:nvPicPr>
                  <pic:blipFill>
                    <a:blip r:embed="rId9"/>
                    <a:stretch>
                      <a:fillRect/>
                    </a:stretch>
                  </pic:blipFill>
                  <pic:spPr>
                    <a:xfrm>
                      <a:off x="0" y="0"/>
                      <a:ext cx="3359785" cy="2520315"/>
                    </a:xfrm>
                    <a:prstGeom prst="rect">
                      <a:avLst/>
                    </a:prstGeom>
                  </pic:spPr>
                </pic:pic>
              </a:graphicData>
            </a:graphic>
          </wp:anchor>
        </w:drawing>
      </w:r>
      <w:r>
        <w:rPr>
          <w:rFonts w:hint="eastAsia" w:ascii="宋体" w:hAnsi="宋体" w:eastAsia="宋体" w:cs="宋体"/>
          <w:sz w:val="28"/>
          <w:szCs w:val="28"/>
        </w:rPr>
        <w:t>以下是可回收物回收所得款项明细。</w:t>
      </w:r>
      <w:bookmarkStart w:id="0" w:name="_GoBack"/>
      <w:bookmarkEnd w:id="0"/>
    </w:p>
    <w:tbl>
      <w:tblPr>
        <w:tblStyle w:val="6"/>
        <w:tblW w:w="4270" w:type="dxa"/>
        <w:tblInd w:w="2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2"/>
        <w:gridCol w:w="21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jc w:val="center"/>
              <w:rPr>
                <w:rFonts w:ascii="宋体" w:hAnsi="宋体" w:eastAsia="宋体" w:cs="宋体"/>
                <w:sz w:val="28"/>
                <w:szCs w:val="28"/>
              </w:rPr>
            </w:pPr>
            <w:r>
              <w:rPr>
                <w:rFonts w:hint="eastAsia" w:ascii="宋体" w:hAnsi="宋体" w:eastAsia="宋体" w:cs="宋体"/>
                <w:sz w:val="28"/>
                <w:szCs w:val="28"/>
              </w:rPr>
              <w:t>日期</w:t>
            </w:r>
          </w:p>
        </w:tc>
        <w:tc>
          <w:tcPr>
            <w:tcW w:w="2198" w:type="dxa"/>
          </w:tcPr>
          <w:p>
            <w:pPr>
              <w:jc w:val="center"/>
              <w:rPr>
                <w:rFonts w:ascii="宋体" w:hAnsi="宋体" w:eastAsia="宋体" w:cs="宋体"/>
                <w:sz w:val="28"/>
                <w:szCs w:val="28"/>
              </w:rPr>
            </w:pPr>
            <w:r>
              <w:rPr>
                <w:rFonts w:hint="eastAsia" w:ascii="宋体" w:hAnsi="宋体" w:eastAsia="宋体" w:cs="宋体"/>
                <w:sz w:val="28"/>
                <w:szCs w:val="28"/>
              </w:rPr>
              <w:t>回收所得（元）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jc w:val="center"/>
              <w:rPr>
                <w:rFonts w:ascii="宋体" w:hAnsi="宋体" w:eastAsia="宋体" w:cs="宋体"/>
                <w:sz w:val="28"/>
                <w:szCs w:val="28"/>
              </w:rPr>
            </w:pPr>
            <w:r>
              <w:rPr>
                <w:rFonts w:hint="eastAsia" w:ascii="宋体" w:hAnsi="宋体" w:eastAsia="宋体" w:cs="宋体"/>
                <w:sz w:val="28"/>
                <w:szCs w:val="28"/>
              </w:rPr>
              <w:t>11月4日</w:t>
            </w:r>
          </w:p>
        </w:tc>
        <w:tc>
          <w:tcPr>
            <w:tcW w:w="2198" w:type="dxa"/>
          </w:tcPr>
          <w:p>
            <w:pPr>
              <w:jc w:val="center"/>
              <w:rPr>
                <w:rFonts w:ascii="宋体" w:hAnsi="宋体" w:eastAsia="宋体" w:cs="宋体"/>
                <w:sz w:val="28"/>
                <w:szCs w:val="28"/>
              </w:rPr>
            </w:pPr>
            <w:r>
              <w:rPr>
                <w:rFonts w:hint="eastAsia" w:ascii="宋体" w:hAnsi="宋体" w:eastAsia="宋体" w:cs="宋体"/>
                <w:sz w:val="28"/>
                <w:szCs w:val="2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jc w:val="center"/>
              <w:rPr>
                <w:rFonts w:ascii="宋体" w:hAnsi="宋体" w:eastAsia="宋体" w:cs="宋体"/>
                <w:sz w:val="28"/>
                <w:szCs w:val="28"/>
              </w:rPr>
            </w:pPr>
            <w:r>
              <w:rPr>
                <w:rFonts w:hint="eastAsia" w:ascii="宋体" w:hAnsi="宋体" w:eastAsia="宋体" w:cs="宋体"/>
                <w:sz w:val="28"/>
                <w:szCs w:val="28"/>
              </w:rPr>
              <w:t>11月11日</w:t>
            </w:r>
          </w:p>
        </w:tc>
        <w:tc>
          <w:tcPr>
            <w:tcW w:w="2198" w:type="dxa"/>
          </w:tcPr>
          <w:p>
            <w:pPr>
              <w:jc w:val="center"/>
              <w:rPr>
                <w:rFonts w:ascii="宋体" w:hAnsi="宋体" w:eastAsia="宋体" w:cs="宋体"/>
                <w:sz w:val="28"/>
                <w:szCs w:val="28"/>
              </w:rPr>
            </w:pPr>
            <w:r>
              <w:rPr>
                <w:rFonts w:hint="eastAsia" w:ascii="宋体" w:hAnsi="宋体" w:eastAsia="宋体" w:cs="宋体"/>
                <w:sz w:val="28"/>
                <w:szCs w:val="28"/>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jc w:val="center"/>
              <w:rPr>
                <w:rFonts w:ascii="宋体" w:hAnsi="宋体" w:eastAsia="宋体" w:cs="宋体"/>
                <w:sz w:val="28"/>
                <w:szCs w:val="28"/>
              </w:rPr>
            </w:pPr>
            <w:r>
              <w:rPr>
                <w:rFonts w:hint="eastAsia" w:ascii="宋体" w:hAnsi="宋体" w:eastAsia="宋体" w:cs="宋体"/>
                <w:sz w:val="28"/>
                <w:szCs w:val="28"/>
              </w:rPr>
              <w:t>11月18日</w:t>
            </w:r>
          </w:p>
        </w:tc>
        <w:tc>
          <w:tcPr>
            <w:tcW w:w="2198" w:type="dxa"/>
          </w:tcPr>
          <w:p>
            <w:pPr>
              <w:jc w:val="center"/>
              <w:rPr>
                <w:rFonts w:ascii="宋体" w:hAnsi="宋体" w:eastAsia="宋体" w:cs="宋体"/>
                <w:sz w:val="28"/>
                <w:szCs w:val="28"/>
              </w:rPr>
            </w:pPr>
            <w:r>
              <w:rPr>
                <w:rFonts w:hint="eastAsia" w:ascii="宋体" w:hAnsi="宋体" w:eastAsia="宋体" w:cs="宋体"/>
                <w:sz w:val="28"/>
                <w:szCs w:val="2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jc w:val="center"/>
              <w:rPr>
                <w:rFonts w:ascii="宋体" w:hAnsi="宋体" w:eastAsia="宋体" w:cs="宋体"/>
                <w:sz w:val="28"/>
                <w:szCs w:val="28"/>
              </w:rPr>
            </w:pPr>
            <w:r>
              <w:rPr>
                <w:rFonts w:hint="eastAsia" w:ascii="宋体" w:hAnsi="宋体" w:eastAsia="宋体" w:cs="宋体"/>
                <w:sz w:val="28"/>
                <w:szCs w:val="28"/>
              </w:rPr>
              <w:t>11月25日</w:t>
            </w:r>
          </w:p>
        </w:tc>
        <w:tc>
          <w:tcPr>
            <w:tcW w:w="2198" w:type="dxa"/>
          </w:tcPr>
          <w:p>
            <w:pPr>
              <w:jc w:val="center"/>
              <w:rPr>
                <w:rFonts w:ascii="宋体" w:hAnsi="宋体" w:eastAsia="宋体" w:cs="宋体"/>
                <w:sz w:val="28"/>
                <w:szCs w:val="28"/>
              </w:rPr>
            </w:pPr>
            <w:r>
              <w:rPr>
                <w:rFonts w:hint="eastAsia" w:ascii="宋体" w:hAnsi="宋体" w:eastAsia="宋体" w:cs="宋体"/>
                <w:sz w:val="28"/>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jc w:val="center"/>
              <w:rPr>
                <w:rFonts w:ascii="宋体" w:hAnsi="宋体" w:eastAsia="宋体" w:cs="宋体"/>
                <w:sz w:val="28"/>
                <w:szCs w:val="28"/>
              </w:rPr>
            </w:pPr>
            <w:r>
              <w:rPr>
                <w:rFonts w:hint="eastAsia" w:ascii="宋体" w:hAnsi="宋体" w:eastAsia="宋体" w:cs="宋体"/>
                <w:sz w:val="28"/>
                <w:szCs w:val="28"/>
              </w:rPr>
              <w:t>12月2日</w:t>
            </w:r>
          </w:p>
        </w:tc>
        <w:tc>
          <w:tcPr>
            <w:tcW w:w="2198" w:type="dxa"/>
          </w:tcPr>
          <w:p>
            <w:pPr>
              <w:jc w:val="center"/>
              <w:rPr>
                <w:rFonts w:ascii="宋体" w:hAnsi="宋体" w:eastAsia="宋体" w:cs="宋体"/>
                <w:sz w:val="28"/>
                <w:szCs w:val="28"/>
              </w:rPr>
            </w:pPr>
            <w:r>
              <w:rPr>
                <w:rFonts w:hint="eastAsia" w:ascii="宋体" w:hAnsi="宋体" w:eastAsia="宋体" w:cs="宋体"/>
                <w:sz w:val="28"/>
                <w:szCs w:val="28"/>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jc w:val="center"/>
              <w:rPr>
                <w:rFonts w:ascii="宋体" w:hAnsi="宋体" w:eastAsia="宋体" w:cs="宋体"/>
                <w:sz w:val="28"/>
                <w:szCs w:val="28"/>
              </w:rPr>
            </w:pPr>
            <w:r>
              <w:rPr>
                <w:rFonts w:hint="eastAsia" w:ascii="宋体" w:hAnsi="宋体" w:eastAsia="宋体" w:cs="宋体"/>
                <w:sz w:val="28"/>
                <w:szCs w:val="28"/>
              </w:rPr>
              <w:t>12月9日</w:t>
            </w:r>
          </w:p>
        </w:tc>
        <w:tc>
          <w:tcPr>
            <w:tcW w:w="2198" w:type="dxa"/>
          </w:tcPr>
          <w:p>
            <w:pPr>
              <w:jc w:val="center"/>
              <w:rPr>
                <w:rFonts w:ascii="宋体" w:hAnsi="宋体" w:eastAsia="宋体" w:cs="宋体"/>
                <w:sz w:val="28"/>
                <w:szCs w:val="28"/>
              </w:rPr>
            </w:pPr>
            <w:r>
              <w:rPr>
                <w:rFonts w:hint="eastAsia" w:ascii="宋体" w:hAnsi="宋体" w:eastAsia="宋体" w:cs="宋体"/>
                <w:sz w:val="28"/>
                <w:szCs w:val="2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jc w:val="center"/>
              <w:rPr>
                <w:rFonts w:ascii="宋体" w:hAnsi="宋体" w:eastAsia="宋体" w:cs="宋体"/>
                <w:sz w:val="28"/>
                <w:szCs w:val="28"/>
              </w:rPr>
            </w:pPr>
            <w:r>
              <w:rPr>
                <w:rFonts w:hint="eastAsia" w:ascii="宋体" w:hAnsi="宋体" w:eastAsia="宋体" w:cs="宋体"/>
                <w:sz w:val="28"/>
                <w:szCs w:val="28"/>
              </w:rPr>
              <w:t>12月16日</w:t>
            </w:r>
          </w:p>
        </w:tc>
        <w:tc>
          <w:tcPr>
            <w:tcW w:w="2198" w:type="dxa"/>
          </w:tcPr>
          <w:p>
            <w:pPr>
              <w:jc w:val="center"/>
              <w:rPr>
                <w:rFonts w:ascii="宋体" w:hAnsi="宋体" w:eastAsia="宋体" w:cs="宋体"/>
                <w:sz w:val="28"/>
                <w:szCs w:val="28"/>
              </w:rPr>
            </w:pPr>
            <w:r>
              <w:rPr>
                <w:rFonts w:hint="eastAsia" w:ascii="宋体" w:hAnsi="宋体" w:eastAsia="宋体" w:cs="宋体"/>
                <w:sz w:val="28"/>
                <w:szCs w:val="28"/>
              </w:rPr>
              <w:t>1</w:t>
            </w:r>
            <w:r>
              <w:rPr>
                <w:rFonts w:ascii="宋体" w:hAnsi="宋体" w:eastAsia="宋体" w:cs="宋体"/>
                <w:sz w:val="28"/>
                <w:szCs w:val="2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jc w:val="center"/>
              <w:rPr>
                <w:rFonts w:ascii="宋体" w:hAnsi="宋体" w:eastAsia="宋体" w:cs="宋体"/>
                <w:sz w:val="28"/>
                <w:szCs w:val="28"/>
              </w:rPr>
            </w:pPr>
            <w:r>
              <w:rPr>
                <w:rFonts w:hint="eastAsia" w:ascii="宋体" w:hAnsi="宋体" w:eastAsia="宋体" w:cs="宋体"/>
                <w:sz w:val="28"/>
                <w:szCs w:val="28"/>
              </w:rPr>
              <w:t>总计</w:t>
            </w:r>
          </w:p>
        </w:tc>
        <w:tc>
          <w:tcPr>
            <w:tcW w:w="2198" w:type="dxa"/>
          </w:tcPr>
          <w:p>
            <w:pPr>
              <w:jc w:val="center"/>
              <w:rPr>
                <w:rFonts w:ascii="宋体" w:hAnsi="宋体" w:eastAsia="宋体" w:cs="宋体"/>
                <w:sz w:val="28"/>
                <w:szCs w:val="28"/>
              </w:rPr>
            </w:pPr>
            <w:r>
              <w:rPr>
                <w:rFonts w:hint="eastAsia" w:ascii="宋体" w:hAnsi="宋体" w:eastAsia="宋体" w:cs="宋体"/>
                <w:sz w:val="28"/>
                <w:szCs w:val="28"/>
              </w:rPr>
              <w:t>6</w:t>
            </w:r>
            <w:r>
              <w:rPr>
                <w:rFonts w:ascii="宋体" w:hAnsi="宋体" w:eastAsia="宋体" w:cs="宋体"/>
                <w:sz w:val="28"/>
                <w:szCs w:val="28"/>
              </w:rPr>
              <w:t>1</w:t>
            </w:r>
          </w:p>
        </w:tc>
      </w:tr>
    </w:tbl>
    <w:p>
      <w:pPr>
        <w:ind w:firstLine="560"/>
        <w:rPr>
          <w:rFonts w:ascii="宋体" w:hAnsi="宋体" w:eastAsia="宋体" w:cs="宋体"/>
          <w:sz w:val="28"/>
          <w:szCs w:val="28"/>
        </w:rPr>
      </w:pPr>
    </w:p>
    <w:p>
      <w:pPr>
        <w:ind w:firstLine="560"/>
        <w:rPr>
          <w:rFonts w:ascii="宋体" w:hAnsi="宋体" w:eastAsia="宋体" w:cs="宋体"/>
          <w:sz w:val="28"/>
          <w:szCs w:val="28"/>
        </w:rPr>
      </w:pPr>
      <w:r>
        <w:rPr>
          <w:rFonts w:hint="eastAsia" w:ascii="宋体" w:hAnsi="宋体" w:eastAsia="宋体" w:cs="宋体"/>
          <w:sz w:val="28"/>
          <w:szCs w:val="28"/>
        </w:rPr>
        <w:t>回收所得的款项将全部捐赠给北京小飞象自闭症儿童训练发展中心，用于改善他们的学习环境。希望统院学子的热心能为小朋友们的健康成长奉献一份爱与温暖。</w:t>
      </w:r>
    </w:p>
    <w:p>
      <w:pPr>
        <w:ind w:firstLine="560"/>
        <w:rPr>
          <w:rFonts w:ascii="宋体" w:hAnsi="宋体" w:eastAsia="宋体" w:cs="宋体"/>
          <w:sz w:val="28"/>
          <w:szCs w:val="28"/>
        </w:rPr>
      </w:pPr>
      <w:r>
        <w:rPr>
          <w:rFonts w:hint="eastAsia" w:ascii="宋体" w:hAnsi="宋体" w:eastAsia="宋体" w:cs="宋体"/>
          <w:sz w:val="28"/>
          <w:szCs w:val="28"/>
        </w:rPr>
        <w:t>同学们捐赠的衣物、文具等物品则将交由专门机构进行处理，捐赠给有需要的人。</w:t>
      </w:r>
    </w:p>
    <w:p>
      <w:pPr>
        <w:rPr>
          <w:rFonts w:hint="eastAsia" w:ascii="宋体" w:hAnsi="宋体" w:eastAsia="宋体" w:cs="宋体"/>
          <w:sz w:val="28"/>
          <w:szCs w:val="28"/>
          <w:lang w:eastAsia="zh-CN"/>
        </w:rPr>
      </w:pPr>
    </w:p>
    <w:p>
      <w:pPr>
        <w:ind w:firstLine="560"/>
        <w:rPr>
          <w:rFonts w:hint="eastAsia" w:ascii="宋体" w:hAnsi="宋体" w:eastAsia="宋体" w:cs="宋体"/>
          <w:sz w:val="28"/>
          <w:szCs w:val="28"/>
          <w:lang w:eastAsia="zh-CN"/>
        </w:rPr>
      </w:pPr>
      <w:r>
        <w:rPr>
          <w:rFonts w:hint="eastAsia" w:ascii="宋体" w:hAnsi="宋体" w:eastAsia="宋体" w:cs="宋体"/>
          <w:sz w:val="28"/>
          <w:szCs w:val="28"/>
          <w:lang w:eastAsia="zh-CN"/>
        </w:rPr>
        <w:drawing>
          <wp:anchor distT="0" distB="0" distL="114300" distR="114300" simplePos="0" relativeHeight="251667456" behindDoc="0" locked="0" layoutInCell="1" allowOverlap="1">
            <wp:simplePos x="0" y="0"/>
            <wp:positionH relativeFrom="column">
              <wp:align>center</wp:align>
            </wp:positionH>
            <wp:positionV relativeFrom="paragraph">
              <wp:posOffset>6985</wp:posOffset>
            </wp:positionV>
            <wp:extent cx="3780155" cy="1560195"/>
            <wp:effectExtent l="0" t="0" r="14605" b="9525"/>
            <wp:wrapTopAndBottom/>
            <wp:docPr id="12" name="图片 12" descr="90be0c2a3d6772f3d31c091a10ec2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0be0c2a3d6772f3d31c091a10ec2af"/>
                    <pic:cNvPicPr>
                      <a:picLocks noChangeAspect="1"/>
                    </pic:cNvPicPr>
                  </pic:nvPicPr>
                  <pic:blipFill>
                    <a:blip r:embed="rId10"/>
                    <a:stretch>
                      <a:fillRect/>
                    </a:stretch>
                  </pic:blipFill>
                  <pic:spPr>
                    <a:xfrm>
                      <a:off x="0" y="0"/>
                      <a:ext cx="3780155" cy="1560195"/>
                    </a:xfrm>
                    <a:prstGeom prst="rect">
                      <a:avLst/>
                    </a:prstGeom>
                  </pic:spPr>
                </pic:pic>
              </a:graphicData>
            </a:graphic>
          </wp:anchor>
        </w:drawing>
      </w:r>
    </w:p>
    <w:p>
      <w:pPr>
        <w:ind w:firstLine="560"/>
        <w:jc w:val="center"/>
        <w:rPr>
          <w:rFonts w:hint="eastAsia" w:ascii="宋体" w:hAnsi="宋体" w:eastAsia="宋体" w:cs="宋体"/>
          <w:sz w:val="28"/>
          <w:szCs w:val="28"/>
        </w:rPr>
      </w:pPr>
    </w:p>
    <w:p>
      <w:pPr>
        <w:ind w:firstLine="560"/>
        <w:jc w:val="center"/>
        <w:rPr>
          <w:rFonts w:hint="eastAsia" w:ascii="宋体" w:hAnsi="宋体" w:eastAsia="宋体" w:cs="宋体"/>
          <w:sz w:val="28"/>
          <w:szCs w:val="28"/>
          <w:lang w:eastAsia="zh-CN"/>
        </w:rPr>
      </w:pPr>
      <w:r>
        <w:rPr>
          <w:rFonts w:hint="eastAsia" w:ascii="宋体" w:hAnsi="宋体" w:eastAsia="宋体" w:cs="宋体"/>
          <w:sz w:val="28"/>
          <w:szCs w:val="28"/>
          <w:lang w:eastAsia="zh-CN"/>
        </w:rPr>
        <w:drawing>
          <wp:anchor distT="0" distB="0" distL="114300" distR="114300" simplePos="0" relativeHeight="251668480" behindDoc="0" locked="0" layoutInCell="1" allowOverlap="1">
            <wp:simplePos x="0" y="0"/>
            <wp:positionH relativeFrom="column">
              <wp:align>center</wp:align>
            </wp:positionH>
            <wp:positionV relativeFrom="paragraph">
              <wp:posOffset>21590</wp:posOffset>
            </wp:positionV>
            <wp:extent cx="3799205" cy="2520315"/>
            <wp:effectExtent l="0" t="0" r="10795" b="9525"/>
            <wp:wrapTopAndBottom/>
            <wp:docPr id="13" name="图片 13" descr="7a10e9d9032b058b8b0486d65f24b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a10e9d9032b058b8b0486d65f24b12"/>
                    <pic:cNvPicPr>
                      <a:picLocks noChangeAspect="1"/>
                    </pic:cNvPicPr>
                  </pic:nvPicPr>
                  <pic:blipFill>
                    <a:blip r:embed="rId11"/>
                    <a:stretch>
                      <a:fillRect/>
                    </a:stretch>
                  </pic:blipFill>
                  <pic:spPr>
                    <a:xfrm>
                      <a:off x="0" y="0"/>
                      <a:ext cx="3799205" cy="2520315"/>
                    </a:xfrm>
                    <a:prstGeom prst="rect">
                      <a:avLst/>
                    </a:prstGeom>
                  </pic:spPr>
                </pic:pic>
              </a:graphicData>
            </a:graphic>
          </wp:anchor>
        </w:drawing>
      </w:r>
    </w:p>
    <w:p>
      <w:pPr>
        <w:ind w:firstLine="560"/>
        <w:jc w:val="center"/>
        <w:rPr>
          <w:rFonts w:hint="eastAsia" w:ascii="宋体" w:hAnsi="宋体" w:eastAsia="宋体" w:cs="宋体"/>
          <w:sz w:val="28"/>
          <w:szCs w:val="28"/>
        </w:rPr>
      </w:pPr>
    </w:p>
    <w:p>
      <w:pPr>
        <w:ind w:firstLine="560"/>
        <w:jc w:val="center"/>
        <w:rPr>
          <w:rFonts w:ascii="宋体" w:hAnsi="宋体" w:eastAsia="宋体" w:cs="宋体"/>
          <w:sz w:val="28"/>
          <w:szCs w:val="28"/>
        </w:rPr>
      </w:pPr>
      <w:r>
        <w:rPr>
          <w:rFonts w:hint="eastAsia" w:ascii="宋体" w:hAnsi="宋体" w:eastAsia="宋体" w:cs="宋体"/>
          <w:sz w:val="28"/>
          <w:szCs w:val="28"/>
        </w:rPr>
        <w:t>三、活动结束抽奖</w:t>
      </w:r>
    </w:p>
    <w:p>
      <w:pPr>
        <w:ind w:firstLine="560"/>
        <w:rPr>
          <w:rFonts w:ascii="宋体" w:hAnsi="宋体" w:eastAsia="宋体" w:cs="宋体"/>
          <w:sz w:val="28"/>
          <w:szCs w:val="28"/>
        </w:rPr>
      </w:pPr>
      <w:r>
        <w:rPr>
          <w:rFonts w:hint="eastAsia" w:ascii="宋体" w:hAnsi="宋体" w:eastAsia="宋体" w:cs="宋体"/>
          <w:sz w:val="28"/>
          <w:szCs w:val="28"/>
        </w:rPr>
        <w:t>每一位志愿者和参与宿舍回收捐赠活动的同学，都可以参与“绿盾”活动期末抽奖活动。由于校内礼品店的货源紧缺，奖品将基于活动期初计划进行一定调整，并将严格遵循与原计划奖品的价格保持一致的原则；若对参与的同学们造成了不便，我们深感抱歉。志愿服务部为同学们准备的最终的奖品为：</w:t>
      </w:r>
    </w:p>
    <w:p>
      <w:pPr>
        <w:ind w:firstLine="560"/>
        <w:rPr>
          <w:rFonts w:ascii="宋体" w:hAnsi="宋体" w:eastAsia="宋体" w:cs="宋体"/>
          <w:sz w:val="28"/>
          <w:szCs w:val="28"/>
        </w:rPr>
      </w:pPr>
      <w:r>
        <w:rPr>
          <w:rFonts w:hint="eastAsia" w:ascii="宋体" w:hAnsi="宋体" w:eastAsia="宋体" w:cs="宋体"/>
          <w:sz w:val="28"/>
          <w:szCs w:val="28"/>
        </w:rPr>
        <w:t xml:space="preserve">                     </w:t>
      </w:r>
    </w:p>
    <w:p>
      <w:pPr>
        <w:ind w:firstLine="2699" w:firstLineChars="964"/>
        <w:rPr>
          <w:rFonts w:hint="eastAsia" w:ascii="宋体" w:hAnsi="宋体" w:eastAsia="宋体" w:cs="宋体"/>
          <w:sz w:val="28"/>
          <w:szCs w:val="28"/>
        </w:rPr>
      </w:pPr>
    </w:p>
    <w:p>
      <w:pPr>
        <w:ind w:firstLine="2699" w:firstLineChars="964"/>
        <w:rPr>
          <w:rFonts w:hint="eastAsia" w:ascii="宋体" w:hAnsi="宋体" w:eastAsia="宋体" w:cs="宋体"/>
          <w:sz w:val="28"/>
          <w:szCs w:val="28"/>
        </w:rPr>
      </w:pPr>
    </w:p>
    <w:p>
      <w:pPr>
        <w:ind w:firstLine="2699" w:firstLineChars="964"/>
        <w:rPr>
          <w:rFonts w:hint="eastAsia" w:ascii="宋体" w:hAnsi="宋体" w:eastAsia="宋体" w:cs="宋体"/>
          <w:sz w:val="28"/>
          <w:szCs w:val="28"/>
        </w:rPr>
      </w:pPr>
    </w:p>
    <w:p>
      <w:pPr>
        <w:ind w:firstLine="2699" w:firstLineChars="964"/>
        <w:rPr>
          <w:rFonts w:hint="eastAsia" w:ascii="宋体" w:hAnsi="宋体" w:eastAsia="宋体" w:cs="宋体"/>
          <w:sz w:val="28"/>
          <w:szCs w:val="28"/>
        </w:rPr>
      </w:pPr>
    </w:p>
    <w:p>
      <w:pPr>
        <w:ind w:firstLine="2699" w:firstLineChars="964"/>
        <w:rPr>
          <w:rFonts w:hint="eastAsia" w:ascii="宋体" w:hAnsi="宋体" w:eastAsia="宋体" w:cs="宋体"/>
          <w:sz w:val="28"/>
          <w:szCs w:val="28"/>
        </w:rPr>
      </w:pPr>
    </w:p>
    <w:p>
      <w:pPr>
        <w:ind w:firstLine="2699" w:firstLineChars="964"/>
        <w:rPr>
          <w:rFonts w:hint="eastAsia" w:ascii="宋体" w:hAnsi="宋体" w:eastAsia="宋体" w:cs="宋体"/>
          <w:sz w:val="28"/>
          <w:szCs w:val="28"/>
        </w:rPr>
      </w:pPr>
    </w:p>
    <w:p>
      <w:pPr>
        <w:ind w:firstLine="2699" w:firstLineChars="964"/>
        <w:rPr>
          <w:rFonts w:hint="eastAsia" w:ascii="宋体" w:hAnsi="宋体" w:eastAsia="宋体" w:cs="宋体"/>
          <w:sz w:val="28"/>
          <w:szCs w:val="28"/>
        </w:rPr>
      </w:pPr>
    </w:p>
    <w:p>
      <w:pPr>
        <w:ind w:firstLine="2699" w:firstLineChars="964"/>
        <w:rPr>
          <w:rFonts w:ascii="宋体" w:hAnsi="宋体" w:eastAsia="宋体" w:cs="宋体"/>
          <w:sz w:val="28"/>
          <w:szCs w:val="28"/>
        </w:rPr>
      </w:pPr>
      <w:r>
        <w:rPr>
          <w:rFonts w:hint="eastAsia" w:ascii="宋体" w:hAnsi="宋体" w:eastAsia="宋体" w:cs="宋体"/>
          <w:sz w:val="28"/>
          <w:szCs w:val="28"/>
        </w:rPr>
        <w:t>一等奖：人大钢笔</w:t>
      </w:r>
    </w:p>
    <w:p>
      <w:pPr>
        <w:ind w:firstLine="560"/>
        <w:rPr>
          <w:rFonts w:ascii="宋体" w:hAnsi="宋体" w:eastAsia="宋体" w:cs="宋体"/>
          <w:sz w:val="28"/>
          <w:szCs w:val="28"/>
        </w:rPr>
      </w:pPr>
      <w:r>
        <w:rPr>
          <w:rFonts w:hint="eastAsia"/>
          <w:sz w:val="28"/>
          <w:szCs w:val="28"/>
        </w:rPr>
        <w:drawing>
          <wp:anchor distT="0" distB="0" distL="0" distR="0" simplePos="0" relativeHeight="251654144" behindDoc="0" locked="0" layoutInCell="1" allowOverlap="1">
            <wp:simplePos x="0" y="0"/>
            <wp:positionH relativeFrom="column">
              <wp:align>center</wp:align>
            </wp:positionH>
            <wp:positionV relativeFrom="paragraph">
              <wp:posOffset>198120</wp:posOffset>
            </wp:positionV>
            <wp:extent cx="2649855" cy="2649855"/>
            <wp:effectExtent l="0" t="0" r="1905" b="1905"/>
            <wp:wrapTopAndBottom/>
            <wp:docPr id="1026" name="图片 1" descr="2020-12-15 20:07:27.190000"/>
            <wp:cNvGraphicFramePr/>
            <a:graphic xmlns:a="http://schemas.openxmlformats.org/drawingml/2006/main">
              <a:graphicData uri="http://schemas.openxmlformats.org/drawingml/2006/picture">
                <pic:pic xmlns:pic="http://schemas.openxmlformats.org/drawingml/2006/picture">
                  <pic:nvPicPr>
                    <pic:cNvPr id="1026" name="图片 1" descr="2020-12-15 20:07:27.190000"/>
                    <pic:cNvPicPr/>
                  </pic:nvPicPr>
                  <pic:blipFill>
                    <a:blip r:embed="rId12" cstate="print"/>
                    <a:srcRect/>
                    <a:stretch>
                      <a:fillRect/>
                    </a:stretch>
                  </pic:blipFill>
                  <pic:spPr>
                    <a:xfrm>
                      <a:off x="0" y="0"/>
                      <a:ext cx="2649855" cy="2649855"/>
                    </a:xfrm>
                    <a:prstGeom prst="rect">
                      <a:avLst/>
                    </a:prstGeom>
                  </pic:spPr>
                </pic:pic>
              </a:graphicData>
            </a:graphic>
          </wp:anchor>
        </w:drawing>
      </w:r>
    </w:p>
    <w:p>
      <w:pPr>
        <w:ind w:firstLine="2699" w:firstLineChars="964"/>
        <w:rPr>
          <w:rFonts w:hint="eastAsia" w:ascii="宋体" w:hAnsi="宋体" w:eastAsia="宋体" w:cs="宋体"/>
          <w:sz w:val="28"/>
          <w:szCs w:val="28"/>
        </w:rPr>
      </w:pPr>
    </w:p>
    <w:p>
      <w:pPr>
        <w:ind w:firstLine="2699" w:firstLineChars="964"/>
        <w:rPr>
          <w:rFonts w:ascii="宋体" w:hAnsi="宋体" w:eastAsia="宋体" w:cs="宋体"/>
          <w:sz w:val="28"/>
          <w:szCs w:val="28"/>
        </w:rPr>
      </w:pPr>
      <w:r>
        <w:rPr>
          <w:rFonts w:hint="eastAsia" w:ascii="宋体" w:hAnsi="宋体" w:eastAsia="宋体" w:cs="宋体"/>
          <w:sz w:val="28"/>
          <w:szCs w:val="28"/>
        </w:rPr>
        <w:t>二等奖：人大书签</w:t>
      </w:r>
    </w:p>
    <w:p>
      <w:pPr>
        <w:ind w:firstLine="2699" w:firstLineChars="964"/>
        <w:rPr>
          <w:rFonts w:ascii="宋体" w:hAnsi="宋体" w:eastAsia="宋体" w:cs="宋体"/>
          <w:sz w:val="28"/>
          <w:szCs w:val="28"/>
        </w:rPr>
      </w:pPr>
      <w:r>
        <w:rPr>
          <w:rFonts w:hint="eastAsia"/>
          <w:sz w:val="28"/>
          <w:szCs w:val="28"/>
        </w:rPr>
        <w:drawing>
          <wp:anchor distT="0" distB="0" distL="0" distR="0" simplePos="0" relativeHeight="251655168" behindDoc="0" locked="0" layoutInCell="1" allowOverlap="1">
            <wp:simplePos x="0" y="0"/>
            <wp:positionH relativeFrom="column">
              <wp:align>center</wp:align>
            </wp:positionH>
            <wp:positionV relativeFrom="paragraph">
              <wp:posOffset>222885</wp:posOffset>
            </wp:positionV>
            <wp:extent cx="2661920" cy="2661920"/>
            <wp:effectExtent l="0" t="0" r="5080" b="5080"/>
            <wp:wrapTopAndBottom/>
            <wp:docPr id="1027" name="图片 2" descr="2020-12-15 20:08:32.710000"/>
            <wp:cNvGraphicFramePr/>
            <a:graphic xmlns:a="http://schemas.openxmlformats.org/drawingml/2006/main">
              <a:graphicData uri="http://schemas.openxmlformats.org/drawingml/2006/picture">
                <pic:pic xmlns:pic="http://schemas.openxmlformats.org/drawingml/2006/picture">
                  <pic:nvPicPr>
                    <pic:cNvPr id="1027" name="图片 2" descr="2020-12-15 20:08:32.710000"/>
                    <pic:cNvPicPr/>
                  </pic:nvPicPr>
                  <pic:blipFill>
                    <a:blip r:embed="rId13" cstate="print"/>
                    <a:srcRect/>
                    <a:stretch>
                      <a:fillRect/>
                    </a:stretch>
                  </pic:blipFill>
                  <pic:spPr>
                    <a:xfrm>
                      <a:off x="0" y="0"/>
                      <a:ext cx="2661920" cy="2661920"/>
                    </a:xfrm>
                    <a:prstGeom prst="rect">
                      <a:avLst/>
                    </a:prstGeom>
                  </pic:spPr>
                </pic:pic>
              </a:graphicData>
            </a:graphic>
          </wp:anchor>
        </w:drawing>
      </w:r>
    </w:p>
    <w:p>
      <w:pPr>
        <w:ind w:firstLine="2142" w:firstLineChars="765"/>
        <w:rPr>
          <w:rFonts w:ascii="宋体" w:hAnsi="宋体" w:eastAsia="宋体" w:cs="宋体"/>
          <w:sz w:val="28"/>
          <w:szCs w:val="28"/>
        </w:rPr>
      </w:pPr>
    </w:p>
    <w:p>
      <w:pPr>
        <w:ind w:firstLine="2142" w:firstLineChars="765"/>
        <w:rPr>
          <w:rFonts w:ascii="宋体" w:hAnsi="宋体" w:eastAsia="宋体" w:cs="宋体"/>
          <w:sz w:val="28"/>
          <w:szCs w:val="28"/>
        </w:rPr>
      </w:pPr>
    </w:p>
    <w:p>
      <w:pPr>
        <w:ind w:firstLine="2142" w:firstLineChars="765"/>
        <w:rPr>
          <w:rFonts w:ascii="宋体" w:hAnsi="宋体" w:eastAsia="宋体" w:cs="宋体"/>
          <w:sz w:val="28"/>
          <w:szCs w:val="28"/>
        </w:rPr>
      </w:pPr>
    </w:p>
    <w:p>
      <w:pPr>
        <w:ind w:firstLine="2142" w:firstLineChars="765"/>
        <w:rPr>
          <w:rFonts w:ascii="宋体" w:hAnsi="宋体" w:eastAsia="宋体" w:cs="宋体"/>
          <w:sz w:val="28"/>
          <w:szCs w:val="28"/>
        </w:rPr>
      </w:pPr>
    </w:p>
    <w:p>
      <w:pPr>
        <w:ind w:firstLine="2699" w:firstLineChars="964"/>
        <w:rPr>
          <w:rFonts w:ascii="宋体" w:hAnsi="宋体" w:eastAsia="宋体" w:cs="宋体"/>
          <w:sz w:val="28"/>
          <w:szCs w:val="28"/>
        </w:rPr>
      </w:pPr>
      <w:r>
        <w:rPr>
          <w:rFonts w:hint="eastAsia" w:ascii="宋体" w:hAnsi="宋体" w:eastAsia="宋体" w:cs="宋体"/>
          <w:sz w:val="28"/>
          <w:szCs w:val="28"/>
        </w:rPr>
        <w:t>三等奖：人大卡包</w:t>
      </w:r>
    </w:p>
    <w:p>
      <w:pPr>
        <w:ind w:firstLine="2699" w:firstLineChars="964"/>
        <w:rPr>
          <w:rFonts w:ascii="宋体" w:hAnsi="宋体" w:eastAsia="宋体" w:cs="宋体"/>
          <w:sz w:val="28"/>
          <w:szCs w:val="28"/>
        </w:rPr>
      </w:pPr>
      <w:r>
        <w:rPr>
          <w:rFonts w:hint="eastAsia"/>
          <w:sz w:val="28"/>
          <w:szCs w:val="28"/>
        </w:rPr>
        <w:drawing>
          <wp:anchor distT="0" distB="0" distL="0" distR="0" simplePos="0" relativeHeight="251656192" behindDoc="0" locked="0" layoutInCell="1" allowOverlap="1">
            <wp:simplePos x="0" y="0"/>
            <wp:positionH relativeFrom="column">
              <wp:align>center</wp:align>
            </wp:positionH>
            <wp:positionV relativeFrom="paragraph">
              <wp:posOffset>194310</wp:posOffset>
            </wp:positionV>
            <wp:extent cx="2745105" cy="2745105"/>
            <wp:effectExtent l="0" t="0" r="13335" b="13335"/>
            <wp:wrapTopAndBottom/>
            <wp:docPr id="1028" name="图片 3" descr="2020-12-15 20:09:18.150000"/>
            <wp:cNvGraphicFramePr/>
            <a:graphic xmlns:a="http://schemas.openxmlformats.org/drawingml/2006/main">
              <a:graphicData uri="http://schemas.openxmlformats.org/drawingml/2006/picture">
                <pic:pic xmlns:pic="http://schemas.openxmlformats.org/drawingml/2006/picture">
                  <pic:nvPicPr>
                    <pic:cNvPr id="1028" name="图片 3" descr="2020-12-15 20:09:18.150000"/>
                    <pic:cNvPicPr/>
                  </pic:nvPicPr>
                  <pic:blipFill>
                    <a:blip r:embed="rId14" cstate="print"/>
                    <a:srcRect/>
                    <a:stretch>
                      <a:fillRect/>
                    </a:stretch>
                  </pic:blipFill>
                  <pic:spPr>
                    <a:xfrm>
                      <a:off x="0" y="0"/>
                      <a:ext cx="2745105" cy="2745105"/>
                    </a:xfrm>
                    <a:prstGeom prst="rect">
                      <a:avLst/>
                    </a:prstGeom>
                  </pic:spPr>
                </pic:pic>
              </a:graphicData>
            </a:graphic>
          </wp:anchor>
        </w:drawing>
      </w:r>
    </w:p>
    <w:p>
      <w:pPr>
        <w:ind w:firstLine="2419" w:firstLineChars="864"/>
        <w:rPr>
          <w:rFonts w:ascii="宋体" w:hAnsi="宋体" w:eastAsia="宋体" w:cs="宋体"/>
          <w:sz w:val="28"/>
          <w:szCs w:val="28"/>
        </w:rPr>
      </w:pPr>
      <w:r>
        <w:rPr>
          <w:rFonts w:hint="eastAsia" w:ascii="宋体" w:hAnsi="宋体" w:eastAsia="宋体" w:cs="宋体"/>
          <w:sz w:val="28"/>
          <w:szCs w:val="28"/>
        </w:rPr>
        <w:t>感恩有你奖：人大明信片</w:t>
      </w:r>
    </w:p>
    <w:p>
      <w:pPr>
        <w:ind w:firstLine="2419" w:firstLineChars="864"/>
        <w:rPr>
          <w:rFonts w:ascii="宋体" w:hAnsi="宋体" w:eastAsia="宋体" w:cs="宋体"/>
          <w:sz w:val="28"/>
          <w:szCs w:val="28"/>
        </w:rPr>
      </w:pPr>
      <w:r>
        <w:rPr>
          <w:rFonts w:hint="eastAsia"/>
          <w:sz w:val="28"/>
          <w:szCs w:val="28"/>
        </w:rPr>
        <w:drawing>
          <wp:anchor distT="0" distB="0" distL="0" distR="0" simplePos="0" relativeHeight="251657216" behindDoc="0" locked="0" layoutInCell="1" allowOverlap="1">
            <wp:simplePos x="0" y="0"/>
            <wp:positionH relativeFrom="column">
              <wp:align>center</wp:align>
            </wp:positionH>
            <wp:positionV relativeFrom="paragraph">
              <wp:posOffset>277495</wp:posOffset>
            </wp:positionV>
            <wp:extent cx="2756535" cy="2756535"/>
            <wp:effectExtent l="0" t="0" r="1905" b="1905"/>
            <wp:wrapTopAndBottom/>
            <wp:docPr id="1029" name="图片 4" descr="2020-12-15 20:11:10.031000"/>
            <wp:cNvGraphicFramePr/>
            <a:graphic xmlns:a="http://schemas.openxmlformats.org/drawingml/2006/main">
              <a:graphicData uri="http://schemas.openxmlformats.org/drawingml/2006/picture">
                <pic:pic xmlns:pic="http://schemas.openxmlformats.org/drawingml/2006/picture">
                  <pic:nvPicPr>
                    <pic:cNvPr id="1029" name="图片 4" descr="2020-12-15 20:11:10.031000"/>
                    <pic:cNvPicPr/>
                  </pic:nvPicPr>
                  <pic:blipFill>
                    <a:blip r:embed="rId15" cstate="print"/>
                    <a:srcRect/>
                    <a:stretch>
                      <a:fillRect/>
                    </a:stretch>
                  </pic:blipFill>
                  <pic:spPr>
                    <a:xfrm>
                      <a:off x="0" y="0"/>
                      <a:ext cx="2756535" cy="2756535"/>
                    </a:xfrm>
                    <a:prstGeom prst="rect">
                      <a:avLst/>
                    </a:prstGeom>
                  </pic:spPr>
                </pic:pic>
              </a:graphicData>
            </a:graphic>
          </wp:anchor>
        </w:drawing>
      </w:r>
    </w:p>
    <w:p>
      <w:pPr>
        <w:ind w:firstLine="560"/>
        <w:rPr>
          <w:rFonts w:ascii="宋体" w:hAnsi="宋体" w:eastAsia="宋体" w:cs="宋体"/>
          <w:sz w:val="28"/>
          <w:szCs w:val="28"/>
        </w:rPr>
      </w:pPr>
      <w:r>
        <w:rPr>
          <w:rFonts w:hint="eastAsia" w:ascii="宋体" w:hAnsi="宋体" w:eastAsia="宋体" w:cs="宋体"/>
          <w:sz w:val="28"/>
          <w:szCs w:val="28"/>
        </w:rPr>
        <w:t xml:space="preserve">      </w:t>
      </w:r>
    </w:p>
    <w:p>
      <w:pPr>
        <w:ind w:firstLine="560"/>
        <w:rPr>
          <w:rFonts w:hint="eastAsia" w:ascii="宋体" w:hAnsi="宋体" w:eastAsia="宋体" w:cs="宋体"/>
          <w:sz w:val="28"/>
          <w:szCs w:val="28"/>
        </w:rPr>
      </w:pPr>
    </w:p>
    <w:p>
      <w:pPr>
        <w:ind w:firstLine="560"/>
        <w:rPr>
          <w:rFonts w:ascii="宋体" w:hAnsi="宋体" w:eastAsia="宋体" w:cs="宋体"/>
          <w:sz w:val="28"/>
          <w:szCs w:val="28"/>
        </w:rPr>
      </w:pPr>
      <w:r>
        <w:rPr>
          <w:rFonts w:hint="eastAsia" w:ascii="宋体" w:hAnsi="宋体" w:eastAsia="宋体" w:cs="宋体"/>
          <w:sz w:val="28"/>
          <w:szCs w:val="28"/>
        </w:rPr>
        <w:t>抽奖时间为</w:t>
      </w:r>
      <w:r>
        <w:rPr>
          <w:rFonts w:hint="eastAsia" w:ascii="宋体" w:hAnsi="宋体" w:eastAsia="宋体" w:cs="宋体"/>
          <w:b/>
          <w:bCs/>
          <w:sz w:val="28"/>
          <w:szCs w:val="28"/>
        </w:rPr>
        <w:t>12月23日8:00-22:00</w:t>
      </w:r>
      <w:r>
        <w:rPr>
          <w:rFonts w:hint="eastAsia" w:ascii="宋体" w:hAnsi="宋体" w:eastAsia="宋体" w:cs="宋体"/>
          <w:sz w:val="28"/>
          <w:szCs w:val="28"/>
        </w:rPr>
        <w:t>，届时将通过微信抽奖助手将抽奖链接发送至微信群中，请同学们关注微信群消息。中奖的同学需要在中奖后加入指定微信群，以获取后续领奖信息。</w:t>
      </w:r>
    </w:p>
    <w:p>
      <w:pPr>
        <w:ind w:firstLine="560"/>
        <w:rPr>
          <w:rFonts w:ascii="宋体" w:hAnsi="宋体" w:eastAsia="宋体" w:cs="宋体"/>
          <w:sz w:val="28"/>
          <w:szCs w:val="28"/>
        </w:rPr>
      </w:pPr>
    </w:p>
    <w:p>
      <w:pPr>
        <w:ind w:firstLine="560"/>
        <w:rPr>
          <w:rFonts w:ascii="宋体" w:hAnsi="宋体" w:eastAsia="宋体" w:cs="宋体"/>
          <w:sz w:val="28"/>
          <w:szCs w:val="28"/>
        </w:rPr>
      </w:pPr>
      <w:r>
        <w:rPr>
          <w:rFonts w:hint="eastAsia" w:ascii="宋体" w:hAnsi="宋体" w:eastAsia="宋体" w:cs="宋体"/>
          <w:sz w:val="28"/>
          <w:szCs w:val="28"/>
        </w:rPr>
        <w:t>临近期末，“绿盾”志愿活动将暂时告一段落。但我们相信，不论是否作为志愿者，统计学子进行垃圾分类的脚步不会停下。在未来，我们将进一步完善活动细节，增设更多志愿岗位，希望能有更多的同学加入“绿盾”志愿者的队伍中，共同为环保事业贡献力量。</w:t>
      </w:r>
    </w:p>
    <w:p>
      <w:pPr>
        <w:rPr>
          <w:rFonts w:ascii="宋体" w:hAnsi="宋体" w:eastAsia="宋体" w:cs="宋体"/>
          <w:sz w:val="28"/>
          <w:szCs w:val="28"/>
        </w:rPr>
      </w:pPr>
    </w:p>
    <w:p>
      <w:pPr>
        <w:jc w:val="right"/>
        <w:rPr>
          <w:rFonts w:ascii="宋体" w:hAnsi="宋体" w:eastAsia="宋体" w:cs="宋体"/>
          <w:sz w:val="28"/>
          <w:szCs w:val="28"/>
        </w:rPr>
      </w:pPr>
    </w:p>
    <w:p>
      <w:pPr>
        <w:jc w:val="right"/>
        <w:rPr>
          <w:rFonts w:ascii="宋体" w:hAnsi="宋体" w:eastAsia="宋体" w:cs="宋体"/>
          <w:sz w:val="28"/>
          <w:szCs w:val="28"/>
        </w:rPr>
      </w:pPr>
      <w:r>
        <w:rPr>
          <w:rFonts w:hint="eastAsia" w:ascii="宋体" w:hAnsi="宋体" w:eastAsia="宋体" w:cs="宋体"/>
          <w:sz w:val="28"/>
          <w:szCs w:val="28"/>
        </w:rPr>
        <w:t xml:space="preserve">文字/志愿服务部 苗雨荷 孙刘鸿图 </w:t>
      </w:r>
    </w:p>
    <w:p>
      <w:pPr>
        <w:jc w:val="right"/>
        <w:rPr>
          <w:rFonts w:ascii="宋体" w:hAnsi="宋体" w:eastAsia="宋体" w:cs="宋体"/>
          <w:sz w:val="28"/>
          <w:szCs w:val="28"/>
        </w:rPr>
      </w:pPr>
      <w:r>
        <w:rPr>
          <w:rFonts w:hint="eastAsia" w:ascii="宋体" w:hAnsi="宋体" w:eastAsia="宋体" w:cs="宋体"/>
          <w:sz w:val="28"/>
          <w:szCs w:val="28"/>
        </w:rPr>
        <w:t>图片/志愿服务部 苗雨荷 孙刘鸿图</w:t>
      </w:r>
    </w:p>
    <w:p>
      <w:pPr>
        <w:ind w:firstLine="560"/>
        <w:rPr>
          <w:rFonts w:ascii="宋体" w:hAnsi="宋体" w:eastAsia="宋体" w:cs="宋体"/>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_GBK">
    <w:panose1 w:val="02000000000000000000"/>
    <w:charset w:val="86"/>
    <w:family w:val="auto"/>
    <w:pitch w:val="default"/>
    <w:sig w:usb0="A00002BF" w:usb1="38CF7CFA" w:usb2="00082016" w:usb3="00000000" w:csb0="00040001" w:csb1="00000000"/>
    <w:embedRegular r:id="rId1" w:fontKey="{5A46BA56-A8A1-4806-A1D0-BE3BAB30FF01}"/>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我→_→">
    <w15:presenceInfo w15:providerId="WPS Office" w15:userId="759336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saveSubset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D2F"/>
    <w:rsid w:val="000441AB"/>
    <w:rsid w:val="00070C1A"/>
    <w:rsid w:val="000A64FC"/>
    <w:rsid w:val="000A65B5"/>
    <w:rsid w:val="000C6F79"/>
    <w:rsid w:val="001068F5"/>
    <w:rsid w:val="00132EDB"/>
    <w:rsid w:val="0016310E"/>
    <w:rsid w:val="001873B6"/>
    <w:rsid w:val="001E08B3"/>
    <w:rsid w:val="002146DB"/>
    <w:rsid w:val="002837F2"/>
    <w:rsid w:val="00285D6D"/>
    <w:rsid w:val="00325830"/>
    <w:rsid w:val="003952BC"/>
    <w:rsid w:val="003F4558"/>
    <w:rsid w:val="00422E9B"/>
    <w:rsid w:val="00430D66"/>
    <w:rsid w:val="00464770"/>
    <w:rsid w:val="004B10BF"/>
    <w:rsid w:val="004F2483"/>
    <w:rsid w:val="004F5C5F"/>
    <w:rsid w:val="005804DF"/>
    <w:rsid w:val="0058701F"/>
    <w:rsid w:val="00592FB6"/>
    <w:rsid w:val="00624D2F"/>
    <w:rsid w:val="00633DC9"/>
    <w:rsid w:val="00636F4B"/>
    <w:rsid w:val="00636FEB"/>
    <w:rsid w:val="006768E5"/>
    <w:rsid w:val="006854D8"/>
    <w:rsid w:val="007A7942"/>
    <w:rsid w:val="007B619D"/>
    <w:rsid w:val="007C3792"/>
    <w:rsid w:val="008E1E26"/>
    <w:rsid w:val="0090210B"/>
    <w:rsid w:val="0091594C"/>
    <w:rsid w:val="00932EF1"/>
    <w:rsid w:val="00935150"/>
    <w:rsid w:val="00950C16"/>
    <w:rsid w:val="009C2495"/>
    <w:rsid w:val="009C3830"/>
    <w:rsid w:val="00A41643"/>
    <w:rsid w:val="00B064D2"/>
    <w:rsid w:val="00B254A0"/>
    <w:rsid w:val="00B45C8A"/>
    <w:rsid w:val="00C966CD"/>
    <w:rsid w:val="00CE4A2E"/>
    <w:rsid w:val="00D22F7A"/>
    <w:rsid w:val="00D422B5"/>
    <w:rsid w:val="00D4303E"/>
    <w:rsid w:val="00D715F9"/>
    <w:rsid w:val="00D750B2"/>
    <w:rsid w:val="00D86189"/>
    <w:rsid w:val="00DA0A3C"/>
    <w:rsid w:val="00DC3C42"/>
    <w:rsid w:val="00DF4BEE"/>
    <w:rsid w:val="00E403F9"/>
    <w:rsid w:val="00E80384"/>
    <w:rsid w:val="00EA6AE4"/>
    <w:rsid w:val="00EC26C9"/>
    <w:rsid w:val="00F75BE0"/>
    <w:rsid w:val="00F76F31"/>
    <w:rsid w:val="00FF5E6C"/>
    <w:rsid w:val="05DE547C"/>
    <w:rsid w:val="0B7E678B"/>
    <w:rsid w:val="0BDD439D"/>
    <w:rsid w:val="11C0476C"/>
    <w:rsid w:val="12297EC9"/>
    <w:rsid w:val="17F520D7"/>
    <w:rsid w:val="18A42013"/>
    <w:rsid w:val="1B7C7C97"/>
    <w:rsid w:val="1D0E692F"/>
    <w:rsid w:val="1D350F89"/>
    <w:rsid w:val="1FBD4AF1"/>
    <w:rsid w:val="2158169A"/>
    <w:rsid w:val="24A55DB7"/>
    <w:rsid w:val="2677601D"/>
    <w:rsid w:val="283671E0"/>
    <w:rsid w:val="28D87853"/>
    <w:rsid w:val="2D9000B5"/>
    <w:rsid w:val="334446D2"/>
    <w:rsid w:val="382C235E"/>
    <w:rsid w:val="3A804327"/>
    <w:rsid w:val="3E4A797A"/>
    <w:rsid w:val="3F69411C"/>
    <w:rsid w:val="468315AD"/>
    <w:rsid w:val="505B1BF4"/>
    <w:rsid w:val="51805833"/>
    <w:rsid w:val="525739C3"/>
    <w:rsid w:val="56786AEF"/>
    <w:rsid w:val="57A854D1"/>
    <w:rsid w:val="5CFB1997"/>
    <w:rsid w:val="5D4F57AE"/>
    <w:rsid w:val="5F9D78FF"/>
    <w:rsid w:val="603865C0"/>
    <w:rsid w:val="60831089"/>
    <w:rsid w:val="64314A10"/>
    <w:rsid w:val="650440A2"/>
    <w:rsid w:val="65BC66E9"/>
    <w:rsid w:val="67C61B7F"/>
    <w:rsid w:val="7A125751"/>
    <w:rsid w:val="7C624595"/>
    <w:rsid w:val="7E7914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annotation text"/>
    <w:basedOn w:val="1"/>
    <w:link w:val="10"/>
    <w:qFormat/>
    <w:uiPriority w:val="0"/>
    <w:pPr>
      <w:jc w:val="left"/>
    </w:pPr>
  </w:style>
  <w:style w:type="paragraph" w:styleId="3">
    <w:name w:val="Balloon Text"/>
    <w:basedOn w:val="1"/>
    <w:link w:val="9"/>
    <w:qFormat/>
    <w:uiPriority w:val="0"/>
    <w:rPr>
      <w:sz w:val="18"/>
      <w:szCs w:val="18"/>
    </w:rPr>
  </w:style>
  <w:style w:type="paragraph" w:styleId="4">
    <w:name w:val="annotation subject"/>
    <w:basedOn w:val="2"/>
    <w:next w:val="2"/>
    <w:link w:val="11"/>
    <w:qFormat/>
    <w:uiPriority w:val="0"/>
    <w:rPr>
      <w:b/>
      <w:bCs/>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annotation reference"/>
    <w:basedOn w:val="7"/>
    <w:qFormat/>
    <w:uiPriority w:val="0"/>
    <w:rPr>
      <w:sz w:val="21"/>
      <w:szCs w:val="21"/>
    </w:rPr>
  </w:style>
  <w:style w:type="character" w:customStyle="1" w:styleId="9">
    <w:name w:val="批注框文本 字符"/>
    <w:basedOn w:val="7"/>
    <w:link w:val="3"/>
    <w:qFormat/>
    <w:uiPriority w:val="0"/>
    <w:rPr>
      <w:kern w:val="2"/>
      <w:sz w:val="18"/>
      <w:szCs w:val="18"/>
    </w:rPr>
  </w:style>
  <w:style w:type="character" w:customStyle="1" w:styleId="10">
    <w:name w:val="批注文字 字符"/>
    <w:basedOn w:val="7"/>
    <w:link w:val="2"/>
    <w:qFormat/>
    <w:uiPriority w:val="0"/>
    <w:rPr>
      <w:kern w:val="2"/>
      <w:sz w:val="21"/>
      <w:szCs w:val="24"/>
    </w:rPr>
  </w:style>
  <w:style w:type="character" w:customStyle="1" w:styleId="11">
    <w:name w:val="批注主题 字符"/>
    <w:basedOn w:val="10"/>
    <w:link w:val="4"/>
    <w:qFormat/>
    <w:uiPriority w:val="0"/>
    <w:rPr>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microsoft.com/office/2011/relationships/people" Target="people.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221</Words>
  <Characters>1261</Characters>
  <Lines>10</Lines>
  <Paragraphs>2</Paragraphs>
  <TotalTime>0</TotalTime>
  <ScaleCrop>false</ScaleCrop>
  <LinksUpToDate>false</LinksUpToDate>
  <CharactersWithSpaces>1480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2020-12-15T15:54:00Z</dcterms:created>
  <dc:creator>iPad (2)</dc:creator>
  <cp:lastModifiedBy>我→_→</cp:lastModifiedBy>
  <dcterms:modified xsi:type="dcterms:W3CDTF">2020-12-16T15:59:40Z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