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方正小标宋简体" w:hAnsi="宋体" w:eastAsia="方正小标宋简体"/>
          <w:sz w:val="44"/>
          <w:szCs w:val="44"/>
        </w:rPr>
      </w:pPr>
      <w:r>
        <w:rPr>
          <w:rFonts w:hint="eastAsia" w:ascii="方正小标宋简体" w:hAnsi="宋体" w:eastAsia="方正小标宋简体"/>
          <w:sz w:val="44"/>
          <w:szCs w:val="44"/>
        </w:rPr>
        <w:t>纸短情长 |</w:t>
      </w:r>
      <w:ins w:id="0" w:author="tongji" w:date="2020-12-28T16:34:02Z">
        <w:r>
          <w:rPr>
            <w:rFonts w:hint="eastAsia" w:ascii="方正小标宋简体" w:hAnsi="宋体" w:eastAsia="方正小标宋简体"/>
            <w:sz w:val="44"/>
            <w:szCs w:val="44"/>
            <w:lang w:val="en-US" w:eastAsia="zh-CN"/>
          </w:rPr>
          <w:t>统计学院</w:t>
        </w:r>
      </w:ins>
      <w:ins w:id="1" w:author="tongji" w:date="2020-12-28T16:34:03Z">
        <w:r>
          <w:rPr>
            <w:rFonts w:hint="eastAsia" w:ascii="方正小标宋简体" w:hAnsi="宋体" w:eastAsia="方正小标宋简体"/>
            <w:sz w:val="44"/>
            <w:szCs w:val="44"/>
            <w:lang w:val="en-US" w:eastAsia="zh-CN"/>
          </w:rPr>
          <w:t>各</w:t>
        </w:r>
      </w:ins>
      <w:ins w:id="2" w:author="tongji" w:date="2020-12-28T16:36:29Z">
        <w:r>
          <w:rPr>
            <w:rFonts w:hint="eastAsia" w:ascii="方正小标宋简体" w:hAnsi="宋体" w:eastAsia="方正小标宋简体"/>
            <w:sz w:val="44"/>
            <w:szCs w:val="44"/>
            <w:lang w:val="en-US" w:eastAsia="zh-CN"/>
          </w:rPr>
          <w:t>新生</w:t>
        </w:r>
      </w:ins>
      <w:ins w:id="3" w:author="tongji" w:date="2020-12-28T16:34:04Z">
        <w:r>
          <w:rPr>
            <w:rFonts w:hint="eastAsia" w:ascii="方正小标宋简体" w:hAnsi="宋体" w:eastAsia="方正小标宋简体"/>
            <w:sz w:val="44"/>
            <w:szCs w:val="44"/>
            <w:lang w:val="en-US" w:eastAsia="zh-CN"/>
          </w:rPr>
          <w:t>团支部</w:t>
        </w:r>
      </w:ins>
      <w:ins w:id="4" w:author="tongji" w:date="2020-12-28T16:34:05Z">
        <w:r>
          <w:rPr>
            <w:rFonts w:hint="eastAsia" w:ascii="方正小标宋简体" w:hAnsi="宋体" w:eastAsia="方正小标宋简体"/>
            <w:sz w:val="44"/>
            <w:szCs w:val="44"/>
            <w:lang w:val="en-US" w:eastAsia="zh-CN"/>
          </w:rPr>
          <w:t>开展</w:t>
        </w:r>
      </w:ins>
      <w:r>
        <w:rPr>
          <w:rFonts w:hint="eastAsia" w:ascii="方正小标宋简体" w:hAnsi="宋体" w:eastAsia="方正小标宋简体"/>
          <w:sz w:val="44"/>
          <w:szCs w:val="44"/>
        </w:rPr>
        <w:t>“第一封家书”</w:t>
      </w:r>
      <w:ins w:id="5" w:author="tongji" w:date="2020-12-28T16:34:09Z">
        <w:r>
          <w:rPr>
            <w:rFonts w:hint="eastAsia" w:ascii="方正小标宋简体" w:hAnsi="宋体" w:eastAsia="方正小标宋简体"/>
            <w:sz w:val="44"/>
            <w:szCs w:val="44"/>
            <w:lang w:val="en-US" w:eastAsia="zh-CN"/>
          </w:rPr>
          <w:t>主题</w:t>
        </w:r>
      </w:ins>
      <w:r>
        <w:rPr>
          <w:rFonts w:hint="eastAsia" w:ascii="方正小标宋简体" w:hAnsi="宋体" w:eastAsia="方正小标宋简体"/>
          <w:sz w:val="44"/>
          <w:szCs w:val="44"/>
        </w:rPr>
        <w:t>团日活动</w:t>
      </w:r>
      <w:del w:id="6" w:author="tongji" w:date="2020-12-28T16:34:11Z">
        <w:r>
          <w:rPr>
            <w:rFonts w:hint="eastAsia" w:ascii="方正小标宋简体" w:hAnsi="宋体" w:eastAsia="方正小标宋简体"/>
            <w:sz w:val="44"/>
            <w:szCs w:val="44"/>
          </w:rPr>
          <w:delText>总结</w:delText>
        </w:r>
      </w:del>
    </w:p>
    <w:p>
      <w:pPr>
        <w:rPr>
          <w:rFonts w:ascii="宋体" w:hAnsi="宋体" w:eastAsia="宋体"/>
          <w:sz w:val="28"/>
          <w:szCs w:val="28"/>
        </w:rPr>
      </w:pPr>
    </w:p>
    <w:p>
      <w:pPr>
        <w:ind w:firstLine="560" w:firstLineChars="200"/>
        <w:jc w:val="center"/>
        <w:rPr>
          <w:rFonts w:ascii="宋体" w:hAnsi="宋体" w:eastAsia="宋体"/>
          <w:sz w:val="28"/>
          <w:szCs w:val="28"/>
        </w:rPr>
      </w:pPr>
      <w:r>
        <w:rPr>
          <w:rFonts w:hint="eastAsia" w:ascii="宋体" w:hAnsi="宋体" w:eastAsia="宋体"/>
          <w:sz w:val="28"/>
          <w:szCs w:val="28"/>
        </w:rPr>
        <w:t>天遥地远，信笺陈情</w:t>
      </w:r>
    </w:p>
    <w:p>
      <w:pPr>
        <w:ind w:firstLine="560" w:firstLineChars="200"/>
        <w:jc w:val="center"/>
        <w:rPr>
          <w:rFonts w:ascii="宋体" w:hAnsi="宋体" w:eastAsia="宋体"/>
          <w:sz w:val="28"/>
          <w:szCs w:val="28"/>
        </w:rPr>
      </w:pPr>
      <w:r>
        <w:rPr>
          <w:rFonts w:hint="eastAsia" w:ascii="宋体" w:hAnsi="宋体" w:eastAsia="宋体"/>
          <w:sz w:val="28"/>
          <w:szCs w:val="28"/>
        </w:rPr>
        <w:t>一纸家书，一生情怀</w:t>
      </w:r>
    </w:p>
    <w:p>
      <w:pPr>
        <w:ind w:firstLine="560" w:firstLineChars="200"/>
        <w:jc w:val="center"/>
        <w:rPr>
          <w:rFonts w:ascii="宋体" w:hAnsi="宋体" w:eastAsia="宋体"/>
          <w:sz w:val="28"/>
          <w:szCs w:val="28"/>
        </w:rPr>
      </w:pPr>
    </w:p>
    <w:p>
      <w:pPr>
        <w:ind w:firstLine="560" w:firstLineChars="200"/>
        <w:rPr>
          <w:rFonts w:hint="eastAsia" w:ascii="宋体" w:hAnsi="宋体" w:eastAsia="宋体"/>
          <w:sz w:val="28"/>
          <w:szCs w:val="28"/>
        </w:rPr>
      </w:pPr>
      <w:r>
        <w:rPr>
          <w:rFonts w:hint="eastAsia" w:ascii="宋体" w:hAnsi="宋体" w:eastAsia="宋体"/>
          <w:sz w:val="28"/>
          <w:szCs w:val="28"/>
        </w:rPr>
        <w:t>“</w:t>
      </w:r>
      <w:r>
        <w:rPr>
          <w:rFonts w:ascii="宋体" w:hAnsi="宋体" w:eastAsia="宋体"/>
          <w:sz w:val="28"/>
          <w:szCs w:val="28"/>
        </w:rPr>
        <w:t>云中谁寄锦书来，雁字回时，月满西楼。</w:t>
      </w:r>
      <w:r>
        <w:rPr>
          <w:rFonts w:hint="eastAsia" w:ascii="宋体" w:hAnsi="宋体" w:eastAsia="宋体"/>
          <w:sz w:val="28"/>
          <w:szCs w:val="28"/>
        </w:rPr>
        <w:t>”一封封家书，寄托着游子最深刻的思念，承载了烈士最豪壮的誓言，浸染了亲人最动人的泪水。为进一步深入“四史”教育、引导广大青年学子传承经典，统计学院</w:t>
      </w:r>
      <w:ins w:id="7" w:author="tongji" w:date="2020-12-28T16:46:57Z">
        <w:r>
          <w:rPr>
            <w:rFonts w:hint="eastAsia" w:ascii="宋体" w:hAnsi="宋体" w:eastAsia="宋体"/>
            <w:sz w:val="28"/>
            <w:szCs w:val="28"/>
            <w:lang w:val="en-US" w:eastAsia="zh-CN"/>
          </w:rPr>
          <w:t>分团委</w:t>
        </w:r>
      </w:ins>
      <w:r>
        <w:rPr>
          <w:rFonts w:hint="eastAsia" w:ascii="宋体" w:hAnsi="宋体" w:eastAsia="宋体"/>
          <w:sz w:val="28"/>
          <w:szCs w:val="28"/>
        </w:rPr>
        <w:t>各新生团支部开展了“第一封家书”主题团日活动，让同学们感悟传统家书文化的内涵，接受红色革命精神的洗礼。</w:t>
      </w:r>
    </w:p>
    <w:p>
      <w:pPr>
        <w:spacing w:before="312" w:beforeLines="100" w:after="312" w:afterLines="100"/>
        <w:jc w:val="center"/>
        <w:rPr>
          <w:rFonts w:ascii="宋体" w:hAnsi="宋体" w:eastAsia="宋体"/>
          <w:b/>
          <w:bCs/>
          <w:sz w:val="28"/>
          <w:szCs w:val="28"/>
        </w:rPr>
      </w:pPr>
      <w:r>
        <w:rPr>
          <w:rFonts w:hint="eastAsia" w:ascii="宋体" w:hAnsi="宋体" w:eastAsia="宋体"/>
          <w:b/>
          <w:bCs/>
          <w:sz w:val="28"/>
          <w:szCs w:val="28"/>
        </w:rPr>
        <w:t>一、传承家书文化</w:t>
      </w:r>
    </w:p>
    <w:p>
      <w:pPr>
        <w:ind w:firstLine="560" w:firstLineChars="200"/>
        <w:rPr>
          <w:rFonts w:ascii="宋体" w:hAnsi="宋体" w:eastAsia="宋体"/>
          <w:sz w:val="28"/>
          <w:szCs w:val="28"/>
        </w:rPr>
      </w:pPr>
      <w:r>
        <w:rPr>
          <w:rFonts w:hint="eastAsia" w:ascii="宋体" w:hAnsi="宋体" w:eastAsia="宋体"/>
          <w:sz w:val="28"/>
          <w:szCs w:val="28"/>
        </w:rPr>
        <w:t>统计学院</w:t>
      </w:r>
      <w:ins w:id="8" w:author="tongji" w:date="2020-12-28T16:47:01Z">
        <w:r>
          <w:rPr>
            <w:rFonts w:hint="eastAsia" w:ascii="宋体" w:hAnsi="宋体" w:eastAsia="宋体"/>
            <w:sz w:val="28"/>
            <w:szCs w:val="28"/>
            <w:lang w:val="en-US" w:eastAsia="zh-CN"/>
          </w:rPr>
          <w:t>分团委</w:t>
        </w:r>
      </w:ins>
      <w:r>
        <w:rPr>
          <w:rFonts w:hint="eastAsia" w:ascii="宋体" w:hAnsi="宋体" w:eastAsia="宋体"/>
          <w:sz w:val="28"/>
          <w:szCs w:val="28"/>
        </w:rPr>
        <w:t>各新生团支部以丰富多</w:t>
      </w:r>
      <w:ins w:id="9" w:author="tongji" w:date="2020-12-28T16:47:17Z">
        <w:r>
          <w:rPr>
            <w:rFonts w:hint="eastAsia" w:ascii="宋体" w:hAnsi="宋体" w:eastAsia="宋体"/>
            <w:sz w:val="28"/>
            <w:szCs w:val="28"/>
            <w:lang w:val="en-US" w:eastAsia="zh-CN"/>
          </w:rPr>
          <w:t>样</w:t>
        </w:r>
      </w:ins>
      <w:del w:id="10" w:author="tongji" w:date="2020-12-28T16:47:14Z">
        <w:r>
          <w:rPr>
            <w:rFonts w:hint="eastAsia" w:ascii="宋体" w:hAnsi="宋体" w:eastAsia="宋体"/>
            <w:sz w:val="28"/>
            <w:szCs w:val="28"/>
          </w:rPr>
          <w:delText>彩</w:delText>
        </w:r>
      </w:del>
      <w:r>
        <w:rPr>
          <w:rFonts w:hint="eastAsia" w:ascii="宋体" w:hAnsi="宋体" w:eastAsia="宋体"/>
          <w:sz w:val="28"/>
          <w:szCs w:val="28"/>
        </w:rPr>
        <w:t>的形式组织团日活动，传承家书文化。</w:t>
      </w:r>
    </w:p>
    <w:p>
      <w:pPr>
        <w:ind w:firstLine="560" w:firstLineChars="200"/>
        <w:rPr>
          <w:rFonts w:ascii="宋体" w:hAnsi="宋体" w:eastAsia="宋体"/>
          <w:sz w:val="28"/>
          <w:szCs w:val="28"/>
        </w:rPr>
      </w:pPr>
      <w:commentRangeStart w:id="0"/>
      <w:r>
        <w:rPr>
          <w:rFonts w:hint="eastAsia" w:ascii="宋体" w:hAnsi="宋体" w:eastAsia="宋体"/>
          <w:sz w:val="28"/>
          <w:szCs w:val="28"/>
        </w:rPr>
        <w:t>2</w:t>
      </w:r>
      <w:r>
        <w:rPr>
          <w:rFonts w:ascii="宋体" w:hAnsi="宋体" w:eastAsia="宋体"/>
          <w:sz w:val="28"/>
          <w:szCs w:val="28"/>
        </w:rPr>
        <w:t>020</w:t>
      </w:r>
      <w:r>
        <w:rPr>
          <w:rFonts w:hint="eastAsia" w:ascii="宋体" w:hAnsi="宋体" w:eastAsia="宋体"/>
          <w:sz w:val="28"/>
          <w:szCs w:val="28"/>
        </w:rPr>
        <w:t>级学硕团支部和2</w:t>
      </w:r>
      <w:r>
        <w:rPr>
          <w:rFonts w:ascii="宋体" w:hAnsi="宋体" w:eastAsia="宋体"/>
          <w:sz w:val="28"/>
          <w:szCs w:val="28"/>
        </w:rPr>
        <w:t>020</w:t>
      </w:r>
      <w:r>
        <w:rPr>
          <w:rFonts w:hint="eastAsia" w:ascii="宋体" w:hAnsi="宋体" w:eastAsia="宋体"/>
          <w:sz w:val="28"/>
          <w:szCs w:val="28"/>
        </w:rPr>
        <w:t>级专硕2班团支部</w:t>
      </w:r>
      <w:del w:id="11" w:author="tongji" w:date="2020-12-28T16:37:54Z">
        <w:r>
          <w:rPr>
            <w:rFonts w:hint="eastAsia" w:ascii="宋体" w:hAnsi="宋体" w:eastAsia="宋体"/>
            <w:sz w:val="28"/>
            <w:szCs w:val="28"/>
          </w:rPr>
          <w:delText>均</w:delText>
        </w:r>
      </w:del>
      <w:r>
        <w:rPr>
          <w:rFonts w:hint="eastAsia" w:ascii="宋体" w:hAnsi="宋体" w:eastAsia="宋体"/>
          <w:sz w:val="28"/>
          <w:szCs w:val="28"/>
        </w:rPr>
        <w:t>观看了纪录片《信，中国》，</w:t>
      </w:r>
      <w:del w:id="12" w:author="tongji" w:date="2020-12-28T16:38:01Z">
        <w:r>
          <w:rPr>
            <w:rFonts w:hint="default" w:ascii="宋体" w:hAnsi="宋体" w:eastAsia="宋体"/>
            <w:sz w:val="28"/>
            <w:szCs w:val="28"/>
            <w:lang w:val="en-US"/>
          </w:rPr>
          <w:delText>以</w:delText>
        </w:r>
      </w:del>
      <w:ins w:id="13" w:author="tongji" w:date="2020-12-28T16:38:04Z">
        <w:r>
          <w:rPr>
            <w:rFonts w:hint="eastAsia" w:ascii="宋体" w:hAnsi="宋体" w:eastAsia="宋体"/>
            <w:sz w:val="28"/>
            <w:szCs w:val="28"/>
            <w:lang w:val="en-US" w:eastAsia="zh-CN"/>
          </w:rPr>
          <w:t>感受</w:t>
        </w:r>
      </w:ins>
      <w:r>
        <w:rPr>
          <w:rFonts w:hint="eastAsia" w:ascii="宋体" w:hAnsi="宋体" w:eastAsia="宋体"/>
          <w:sz w:val="28"/>
          <w:szCs w:val="28"/>
        </w:rPr>
        <w:t>书信背后的温情，理解家书精神。其中，2</w:t>
      </w:r>
      <w:r>
        <w:rPr>
          <w:rFonts w:ascii="宋体" w:hAnsi="宋体" w:eastAsia="宋体"/>
          <w:sz w:val="28"/>
          <w:szCs w:val="28"/>
        </w:rPr>
        <w:t>020</w:t>
      </w:r>
      <w:r>
        <w:rPr>
          <w:rFonts w:hint="eastAsia" w:ascii="宋体" w:hAnsi="宋体" w:eastAsia="宋体"/>
          <w:sz w:val="28"/>
          <w:szCs w:val="28"/>
        </w:rPr>
        <w:t>级学硕团支部从周恩来和邓颖超同志的书信往来感悟伟人的家国情怀；2</w:t>
      </w:r>
      <w:r>
        <w:rPr>
          <w:rFonts w:ascii="宋体" w:hAnsi="宋体" w:eastAsia="宋体"/>
          <w:sz w:val="28"/>
          <w:szCs w:val="28"/>
        </w:rPr>
        <w:t>020</w:t>
      </w:r>
      <w:r>
        <w:rPr>
          <w:rFonts w:hint="eastAsia" w:ascii="宋体" w:hAnsi="宋体" w:eastAsia="宋体"/>
          <w:sz w:val="28"/>
          <w:szCs w:val="28"/>
        </w:rPr>
        <w:t>级专硕2班团支部观看了第四军第四师师长、淮北军区司令员彭雪枫将领写的家书，感悟闪耀军魂。</w:t>
      </w:r>
    </w:p>
    <w:p>
      <w:pPr>
        <w:ind w:firstLine="560" w:firstLineChars="200"/>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020</w:t>
      </w:r>
      <w:r>
        <w:rPr>
          <w:rFonts w:hint="eastAsia" w:ascii="宋体" w:hAnsi="宋体" w:eastAsia="宋体"/>
          <w:sz w:val="28"/>
          <w:szCs w:val="28"/>
        </w:rPr>
        <w:t>级专硕1班团支部</w:t>
      </w:r>
      <w:del w:id="14" w:author="tongji" w:date="2020-12-28T16:38:31Z">
        <w:r>
          <w:rPr>
            <w:rFonts w:hint="eastAsia" w:ascii="宋体" w:hAnsi="宋体" w:eastAsia="宋体"/>
            <w:sz w:val="28"/>
            <w:szCs w:val="28"/>
          </w:rPr>
          <w:delText>充分利用书籍材料，在团支部范围内</w:delText>
        </w:r>
      </w:del>
      <w:r>
        <w:rPr>
          <w:rFonts w:hint="eastAsia" w:ascii="宋体" w:hAnsi="宋体" w:eastAsia="宋体"/>
          <w:sz w:val="28"/>
          <w:szCs w:val="28"/>
        </w:rPr>
        <w:t>组织阅读《图说红色家书》，并分享了著名当代作家麦家给儿子的家书、中国科幻巨匠刘慈欣给孩子的家书、中国著名爱国作家及诗人闻一多的家书等等，从他们生动的故事中感悟最真挚的情感。</w:t>
      </w:r>
    </w:p>
    <w:p>
      <w:pPr>
        <w:ind w:firstLine="560" w:firstLineChars="200"/>
        <w:rPr>
          <w:rFonts w:ascii="宋体" w:hAnsi="宋体" w:eastAsia="宋体"/>
          <w:sz w:val="28"/>
          <w:szCs w:val="28"/>
        </w:rPr>
      </w:pPr>
      <w:r>
        <w:rPr>
          <w:rFonts w:hint="eastAsia" w:ascii="宋体" w:hAnsi="宋体" w:eastAsia="宋体"/>
          <w:sz w:val="28"/>
          <w:szCs w:val="28"/>
        </w:rPr>
        <w:t>2</w:t>
      </w:r>
      <w:r>
        <w:rPr>
          <w:rFonts w:ascii="宋体" w:hAnsi="宋体" w:eastAsia="宋体"/>
          <w:sz w:val="28"/>
          <w:szCs w:val="28"/>
        </w:rPr>
        <w:t>020</w:t>
      </w:r>
      <w:r>
        <w:rPr>
          <w:rFonts w:hint="eastAsia" w:ascii="宋体" w:hAnsi="宋体" w:eastAsia="宋体"/>
          <w:sz w:val="28"/>
          <w:szCs w:val="28"/>
        </w:rPr>
        <w:t>级统计与大数据研究院研究生团支部和2</w:t>
      </w:r>
      <w:r>
        <w:rPr>
          <w:rFonts w:ascii="宋体" w:hAnsi="宋体" w:eastAsia="宋体"/>
          <w:sz w:val="28"/>
          <w:szCs w:val="28"/>
        </w:rPr>
        <w:t>020</w:t>
      </w:r>
      <w:r>
        <w:rPr>
          <w:rFonts w:hint="eastAsia" w:ascii="宋体" w:hAnsi="宋体" w:eastAsia="宋体"/>
          <w:sz w:val="28"/>
          <w:szCs w:val="28"/>
        </w:rPr>
        <w:t>级博士团支部巧妙利用家书文化宣传资料，探索多元化的活动组织方式。其中，2</w:t>
      </w:r>
      <w:r>
        <w:rPr>
          <w:rFonts w:ascii="宋体" w:hAnsi="宋体" w:eastAsia="宋体"/>
          <w:sz w:val="28"/>
          <w:szCs w:val="28"/>
        </w:rPr>
        <w:t>020</w:t>
      </w:r>
      <w:r>
        <w:rPr>
          <w:rFonts w:hint="eastAsia" w:ascii="宋体" w:hAnsi="宋体" w:eastAsia="宋体"/>
          <w:sz w:val="28"/>
          <w:szCs w:val="28"/>
        </w:rPr>
        <w:t>级统计与大数据研究院研究生团支部放映了中国人民大学“第一封家书”宣传视频，介绍了红色家书的背景及相关片段；2</w:t>
      </w:r>
      <w:r>
        <w:rPr>
          <w:rFonts w:ascii="宋体" w:hAnsi="宋体" w:eastAsia="宋体"/>
          <w:sz w:val="28"/>
          <w:szCs w:val="28"/>
        </w:rPr>
        <w:t>020</w:t>
      </w:r>
      <w:r>
        <w:rPr>
          <w:rFonts w:hint="eastAsia" w:ascii="宋体" w:hAnsi="宋体" w:eastAsia="宋体"/>
          <w:sz w:val="28"/>
          <w:szCs w:val="28"/>
        </w:rPr>
        <w:t>级博士团支部观看朗诵红色家书的视频，学习前辈们以天下为己任，与国家命运紧密相连的爱国精神。</w:t>
      </w:r>
      <w:commentRangeEnd w:id="0"/>
      <w:r>
        <w:commentReference w:id="0"/>
      </w:r>
    </w:p>
    <w:p>
      <w:pPr>
        <w:ind w:firstLine="420" w:firstLineChars="200"/>
        <w:jc w:val="center"/>
        <w:rPr>
          <w:rFonts w:ascii="宋体" w:hAnsi="宋体" w:eastAsia="宋体"/>
          <w:sz w:val="28"/>
          <w:szCs w:val="28"/>
        </w:rPr>
      </w:pPr>
      <w:commentRangeStart w:id="1"/>
      <w:r>
        <w:drawing>
          <wp:inline distT="0" distB="0" distL="0" distR="0">
            <wp:extent cx="3210560" cy="240792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4849" cy="2411330"/>
                    </a:xfrm>
                    <a:prstGeom prst="rect">
                      <a:avLst/>
                    </a:prstGeom>
                    <a:noFill/>
                    <a:ln>
                      <a:noFill/>
                    </a:ln>
                  </pic:spPr>
                </pic:pic>
              </a:graphicData>
            </a:graphic>
          </wp:inline>
        </w:drawing>
      </w:r>
      <w:commentRangeEnd w:id="1"/>
      <w:r>
        <w:commentReference w:id="1"/>
      </w:r>
    </w:p>
    <w:p>
      <w:pPr>
        <w:ind w:firstLine="420" w:firstLineChars="200"/>
        <w:jc w:val="center"/>
        <w:rPr>
          <w:rFonts w:ascii="宋体" w:hAnsi="宋体" w:eastAsia="宋体"/>
          <w:sz w:val="28"/>
          <w:szCs w:val="28"/>
        </w:rPr>
      </w:pPr>
      <w:r>
        <w:drawing>
          <wp:inline distT="0" distB="0" distL="0" distR="0">
            <wp:extent cx="3268980" cy="2451735"/>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277199" cy="2458096"/>
                    </a:xfrm>
                    <a:prstGeom prst="rect">
                      <a:avLst/>
                    </a:prstGeom>
                    <a:noFill/>
                    <a:ln>
                      <a:noFill/>
                    </a:ln>
                  </pic:spPr>
                </pic:pic>
              </a:graphicData>
            </a:graphic>
          </wp:inline>
        </w:drawing>
      </w:r>
    </w:p>
    <w:p>
      <w:pPr>
        <w:ind w:firstLine="420" w:firstLineChars="200"/>
        <w:jc w:val="center"/>
        <w:rPr>
          <w:rFonts w:ascii="宋体" w:hAnsi="宋体" w:eastAsia="宋体"/>
          <w:sz w:val="28"/>
          <w:szCs w:val="28"/>
        </w:rPr>
      </w:pPr>
      <w:r>
        <w:drawing>
          <wp:inline distT="0" distB="0" distL="0" distR="0">
            <wp:extent cx="3373120" cy="2529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382930" cy="2537402"/>
                    </a:xfrm>
                    <a:prstGeom prst="rect">
                      <a:avLst/>
                    </a:prstGeom>
                    <a:noFill/>
                    <a:ln>
                      <a:noFill/>
                    </a:ln>
                  </pic:spPr>
                </pic:pic>
              </a:graphicData>
            </a:graphic>
          </wp:inline>
        </w:drawing>
      </w:r>
    </w:p>
    <w:p>
      <w:pPr>
        <w:ind w:firstLine="420" w:firstLineChars="200"/>
        <w:jc w:val="center"/>
        <w:rPr>
          <w:rFonts w:ascii="宋体" w:hAnsi="宋体" w:eastAsia="宋体"/>
          <w:sz w:val="28"/>
          <w:szCs w:val="28"/>
        </w:rPr>
      </w:pPr>
      <w:r>
        <w:drawing>
          <wp:inline distT="0" distB="0" distL="0" distR="0">
            <wp:extent cx="3462655" cy="25971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475601" cy="2606910"/>
                    </a:xfrm>
                    <a:prstGeom prst="rect">
                      <a:avLst/>
                    </a:prstGeom>
                    <a:noFill/>
                    <a:ln>
                      <a:noFill/>
                    </a:ln>
                  </pic:spPr>
                </pic:pic>
              </a:graphicData>
            </a:graphic>
          </wp:inline>
        </w:drawing>
      </w:r>
    </w:p>
    <w:p>
      <w:pPr>
        <w:spacing w:before="312" w:beforeLines="100" w:after="312" w:afterLines="100"/>
        <w:jc w:val="center"/>
        <w:rPr>
          <w:rFonts w:ascii="宋体" w:hAnsi="宋体" w:eastAsia="宋体"/>
          <w:b/>
          <w:bCs/>
          <w:sz w:val="28"/>
          <w:szCs w:val="28"/>
        </w:rPr>
      </w:pPr>
      <w:r>
        <w:rPr>
          <w:rFonts w:hint="eastAsia" w:ascii="宋体" w:hAnsi="宋体" w:eastAsia="宋体"/>
          <w:b/>
          <w:bCs/>
          <w:sz w:val="28"/>
          <w:szCs w:val="28"/>
        </w:rPr>
        <w:t>二、参观家书博物馆</w:t>
      </w:r>
    </w:p>
    <w:p>
      <w:pPr>
        <w:ind w:firstLine="560" w:firstLineChars="200"/>
        <w:rPr>
          <w:ins w:id="15" w:author="tongji" w:date="2020-12-28T16:39:08Z"/>
          <w:rFonts w:hint="eastAsia" w:ascii="宋体" w:hAnsi="宋体" w:eastAsia="宋体"/>
          <w:sz w:val="28"/>
          <w:szCs w:val="28"/>
        </w:rPr>
      </w:pPr>
      <w:del w:id="16" w:author="tongji" w:date="2020-12-28T16:39:07Z">
        <w:r>
          <w:rPr>
            <w:rFonts w:hint="eastAsia" w:ascii="宋体" w:hAnsi="宋体" w:eastAsia="宋体"/>
            <w:sz w:val="28"/>
            <w:szCs w:val="28"/>
          </w:rPr>
          <w:delText>在完成以团支部为单位的学习活动后，</w:delText>
        </w:r>
      </w:del>
      <w:del w:id="17" w:author="tongji" w:date="2020-12-28T16:50:19Z">
        <w:r>
          <w:rPr>
            <w:rFonts w:hint="eastAsia" w:ascii="宋体" w:hAnsi="宋体" w:eastAsia="宋体"/>
            <w:sz w:val="28"/>
            <w:szCs w:val="28"/>
          </w:rPr>
          <w:delText>统计学院</w:delText>
        </w:r>
      </w:del>
      <w:r>
        <w:rPr>
          <w:rFonts w:hint="eastAsia" w:ascii="宋体" w:hAnsi="宋体" w:eastAsia="宋体"/>
          <w:sz w:val="28"/>
          <w:szCs w:val="28"/>
        </w:rPr>
        <w:t>各新生团支部前往家书博物馆参观“尺翰之美——中国传统家书展”。</w:t>
      </w:r>
    </w:p>
    <w:p>
      <w:pPr>
        <w:ind w:firstLine="560" w:firstLineChars="200"/>
        <w:rPr>
          <w:ins w:id="18" w:author="tongji" w:date="2020-12-28T16:43:10Z"/>
        </w:rPr>
      </w:pPr>
      <w:r>
        <w:rPr>
          <w:rFonts w:hint="eastAsia" w:ascii="宋体" w:hAnsi="宋体" w:eastAsia="宋体"/>
          <w:sz w:val="28"/>
          <w:szCs w:val="28"/>
        </w:rPr>
        <w:t>展览分为九个单元，从信封信纸到文字照片，从邻里情愫到家国情怀，跨越千年时光，充满各个时代最真切的思念。在讲解员</w:t>
      </w:r>
      <w:del w:id="19" w:author="tongji" w:date="2020-12-28T16:39:16Z">
        <w:r>
          <w:rPr>
            <w:rFonts w:hint="eastAsia" w:ascii="宋体" w:hAnsi="宋体" w:eastAsia="宋体"/>
            <w:sz w:val="28"/>
            <w:szCs w:val="28"/>
          </w:rPr>
          <w:delText>对这些家书</w:delText>
        </w:r>
      </w:del>
      <w:r>
        <w:rPr>
          <w:rFonts w:hint="eastAsia" w:ascii="宋体" w:hAnsi="宋体" w:eastAsia="宋体"/>
          <w:sz w:val="28"/>
          <w:szCs w:val="28"/>
        </w:rPr>
        <w:t>的</w:t>
      </w:r>
      <w:ins w:id="20" w:author="tongji" w:date="2020-12-28T16:39:22Z">
        <w:r>
          <w:rPr>
            <w:rFonts w:hint="eastAsia" w:ascii="宋体" w:hAnsi="宋体" w:eastAsia="宋体"/>
            <w:sz w:val="28"/>
            <w:szCs w:val="28"/>
            <w:lang w:val="en-US" w:eastAsia="zh-CN"/>
          </w:rPr>
          <w:t>生动</w:t>
        </w:r>
      </w:ins>
      <w:r>
        <w:rPr>
          <w:rFonts w:hint="eastAsia" w:ascii="宋体" w:hAnsi="宋体" w:eastAsia="宋体"/>
          <w:sz w:val="28"/>
          <w:szCs w:val="28"/>
        </w:rPr>
        <w:t>解读下</w:t>
      </w:r>
      <w:commentRangeStart w:id="2"/>
      <w:r>
        <w:rPr>
          <w:rFonts w:hint="eastAsia" w:ascii="宋体" w:hAnsi="宋体" w:eastAsia="宋体"/>
          <w:sz w:val="28"/>
          <w:szCs w:val="28"/>
        </w:rPr>
        <w:t>，大家对家书背后浓浓的情感和文化的传承有了更加深刻的领悟。</w:t>
      </w:r>
      <w:commentRangeEnd w:id="2"/>
      <w:r>
        <w:commentReference w:id="2"/>
      </w:r>
    </w:p>
    <w:p>
      <w:pPr>
        <w:ind w:firstLine="420" w:firstLineChars="200"/>
        <w:jc w:val="center"/>
        <w:rPr>
          <w:ins w:id="21" w:author="tongji" w:date="2020-12-28T16:43:10Z"/>
          <w:rFonts w:ascii="宋体" w:hAnsi="宋体" w:eastAsia="宋体"/>
          <w:sz w:val="28"/>
          <w:szCs w:val="28"/>
        </w:rPr>
      </w:pPr>
      <w:ins w:id="22" w:author="tongji" w:date="2020-12-28T16:43:10Z">
        <w:r>
          <w:rPr/>
          <w:drawing>
            <wp:inline distT="0" distB="0" distL="0" distR="0">
              <wp:extent cx="3699510" cy="2774950"/>
              <wp:effectExtent l="0" t="0" r="152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05687" cy="2779488"/>
                      </a:xfrm>
                      <a:prstGeom prst="rect">
                        <a:avLst/>
                      </a:prstGeom>
                      <a:noFill/>
                      <a:ln>
                        <a:noFill/>
                      </a:ln>
                    </pic:spPr>
                  </pic:pic>
                </a:graphicData>
              </a:graphic>
            </wp:inline>
          </w:drawing>
        </w:r>
      </w:ins>
    </w:p>
    <w:p>
      <w:pPr>
        <w:ind w:firstLine="420" w:firstLineChars="200"/>
        <w:jc w:val="center"/>
        <w:rPr>
          <w:ins w:id="24" w:author="tongji" w:date="2020-12-28T16:43:10Z"/>
          <w:rFonts w:ascii="宋体" w:hAnsi="宋体" w:eastAsia="宋体"/>
          <w:sz w:val="28"/>
          <w:szCs w:val="28"/>
        </w:rPr>
      </w:pPr>
      <w:ins w:id="25" w:author="tongji" w:date="2020-12-28T16:43:10Z">
        <w:r>
          <w:rPr/>
          <w:drawing>
            <wp:inline distT="0" distB="0" distL="0" distR="0">
              <wp:extent cx="3844925" cy="2884170"/>
              <wp:effectExtent l="0" t="0" r="3175"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60262" cy="2895428"/>
                      </a:xfrm>
                      <a:prstGeom prst="rect">
                        <a:avLst/>
                      </a:prstGeom>
                      <a:noFill/>
                      <a:ln>
                        <a:noFill/>
                      </a:ln>
                    </pic:spPr>
                  </pic:pic>
                </a:graphicData>
              </a:graphic>
            </wp:inline>
          </w:drawing>
        </w:r>
      </w:ins>
    </w:p>
    <w:p>
      <w:pPr>
        <w:ind w:firstLine="420" w:firstLineChars="200"/>
        <w:jc w:val="center"/>
        <w:rPr>
          <w:ins w:id="27" w:author="tongji" w:date="2020-12-28T16:43:10Z"/>
          <w:rFonts w:ascii="宋体" w:hAnsi="宋体" w:eastAsia="宋体"/>
          <w:sz w:val="28"/>
          <w:szCs w:val="28"/>
        </w:rPr>
      </w:pPr>
      <w:ins w:id="28" w:author="tongji" w:date="2020-12-28T16:43:10Z">
        <w:r>
          <w:rPr/>
          <w:drawing>
            <wp:inline distT="0" distB="0" distL="0" distR="0">
              <wp:extent cx="3724910" cy="2794000"/>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744108" cy="2808306"/>
                      </a:xfrm>
                      <a:prstGeom prst="rect">
                        <a:avLst/>
                      </a:prstGeom>
                      <a:noFill/>
                      <a:ln>
                        <a:noFill/>
                      </a:ln>
                    </pic:spPr>
                  </pic:pic>
                </a:graphicData>
              </a:graphic>
            </wp:inline>
          </w:drawing>
        </w:r>
      </w:ins>
    </w:p>
    <w:p>
      <w:pPr>
        <w:ind w:firstLine="420" w:firstLineChars="200"/>
        <w:jc w:val="center"/>
        <w:rPr>
          <w:ins w:id="30" w:author="tongji" w:date="2020-12-28T16:43:10Z"/>
          <w:rFonts w:ascii="宋体" w:hAnsi="宋体" w:eastAsia="宋体"/>
          <w:sz w:val="28"/>
          <w:szCs w:val="28"/>
        </w:rPr>
      </w:pPr>
      <w:ins w:id="31" w:author="tongji" w:date="2020-12-28T16:43:10Z">
        <w:r>
          <w:rPr/>
          <w:drawing>
            <wp:inline distT="0" distB="0" distL="0" distR="0">
              <wp:extent cx="3639820" cy="2730500"/>
              <wp:effectExtent l="0" t="0" r="1778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645735" cy="2734521"/>
                      </a:xfrm>
                      <a:prstGeom prst="rect">
                        <a:avLst/>
                      </a:prstGeom>
                      <a:noFill/>
                      <a:ln>
                        <a:noFill/>
                      </a:ln>
                    </pic:spPr>
                  </pic:pic>
                </a:graphicData>
              </a:graphic>
            </wp:inline>
          </w:drawing>
        </w:r>
      </w:ins>
    </w:p>
    <w:p>
      <w:pPr>
        <w:ind w:firstLine="420" w:firstLineChars="200"/>
      </w:pPr>
    </w:p>
    <w:p>
      <w:pPr>
        <w:spacing w:before="312" w:beforeLines="100" w:after="312" w:afterLines="100"/>
        <w:jc w:val="center"/>
        <w:rPr>
          <w:rFonts w:ascii="宋体" w:hAnsi="宋体" w:eastAsia="宋体"/>
          <w:b/>
          <w:bCs/>
          <w:sz w:val="28"/>
          <w:szCs w:val="28"/>
        </w:rPr>
      </w:pPr>
      <w:r>
        <w:rPr>
          <w:rFonts w:hint="eastAsia" w:ascii="宋体" w:hAnsi="宋体" w:eastAsia="宋体"/>
          <w:b/>
          <w:bCs/>
          <w:sz w:val="28"/>
          <w:szCs w:val="28"/>
        </w:rPr>
        <w:t>参观感想：</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学硕团支部 樊乃嘉</w:t>
      </w:r>
    </w:p>
    <w:p>
      <w:pPr>
        <w:ind w:firstLine="560" w:firstLineChars="200"/>
        <w:rPr>
          <w:rFonts w:ascii="宋体" w:hAnsi="宋体" w:eastAsia="宋体"/>
          <w:sz w:val="28"/>
          <w:szCs w:val="28"/>
        </w:rPr>
      </w:pPr>
      <w:r>
        <w:rPr>
          <w:rFonts w:hint="eastAsia" w:ascii="宋体" w:hAnsi="宋体" w:eastAsia="宋体"/>
          <w:sz w:val="28"/>
          <w:szCs w:val="28"/>
        </w:rPr>
        <w:t>家书</w:t>
      </w:r>
      <w:del w:id="33" w:author="tongji" w:date="2020-12-28T16:41:58Z">
        <w:r>
          <w:rPr>
            <w:rFonts w:hint="eastAsia" w:ascii="宋体" w:hAnsi="宋体" w:eastAsia="宋体"/>
            <w:sz w:val="28"/>
            <w:szCs w:val="28"/>
          </w:rPr>
          <w:delText>曾</w:delText>
        </w:r>
      </w:del>
      <w:r>
        <w:rPr>
          <w:rFonts w:hint="eastAsia" w:ascii="宋体" w:hAnsi="宋体" w:eastAsia="宋体"/>
          <w:sz w:val="28"/>
          <w:szCs w:val="28"/>
        </w:rPr>
        <w:t>是亿万中国人表达亲情的方式，而今面对通讯手段的革命性变革，家书文化开始了转型，手写家书的收藏与研究渐成风气，家书会以一种新形态存在。</w:t>
      </w:r>
    </w:p>
    <w:p>
      <w:pPr>
        <w:ind w:firstLine="560" w:firstLineChars="200"/>
        <w:rPr>
          <w:rFonts w:ascii="宋体" w:hAnsi="宋体" w:eastAsia="宋体"/>
          <w:sz w:val="28"/>
          <w:szCs w:val="28"/>
        </w:rPr>
      </w:pPr>
      <w:r>
        <w:rPr>
          <w:rFonts w:hint="eastAsia" w:ascii="宋体" w:hAnsi="宋体" w:eastAsia="宋体"/>
          <w:sz w:val="28"/>
          <w:szCs w:val="28"/>
        </w:rPr>
        <w:t>在团支部分享、学习的家书材料中，张焕光老人与老伴陈素秋的家书尤其让人动容。这些书信最早的写于</w:t>
      </w:r>
      <w:r>
        <w:rPr>
          <w:rFonts w:ascii="宋体" w:hAnsi="宋体" w:eastAsia="宋体"/>
          <w:sz w:val="28"/>
          <w:szCs w:val="28"/>
        </w:rPr>
        <w:t>1941年，当时两个人刚上初二，虽在同一所学校，也开始通信了，认认真真，一来一回，有的通篇是英文，因为当时他们正在学习英文，就尝试着用英文写信。后来两人分处两地，书信也写得越来越长，情感的表达也愈加醇厚，现在读来，感觉很有现场感，就像一篇篇记录生活的散文。</w:t>
      </w:r>
    </w:p>
    <w:p>
      <w:pPr>
        <w:ind w:firstLine="560" w:firstLineChars="200"/>
        <w:rPr>
          <w:rFonts w:ascii="宋体" w:hAnsi="宋体" w:eastAsia="宋体"/>
          <w:sz w:val="28"/>
          <w:szCs w:val="28"/>
        </w:rPr>
      </w:pPr>
      <w:r>
        <w:rPr>
          <w:rFonts w:ascii="宋体" w:hAnsi="宋体" w:eastAsia="宋体"/>
          <w:sz w:val="28"/>
          <w:szCs w:val="28"/>
        </w:rPr>
        <w:t>当然，信里除了记录了两人的私人生活，也有对于当时社会环境的记载。</w:t>
      </w:r>
      <w:r>
        <w:rPr>
          <w:rFonts w:hint="eastAsia" w:ascii="宋体" w:hAnsi="宋体" w:eastAsia="宋体"/>
          <w:sz w:val="28"/>
          <w:szCs w:val="28"/>
        </w:rPr>
        <w:t>令人</w:t>
      </w:r>
      <w:r>
        <w:rPr>
          <w:rFonts w:ascii="宋体" w:hAnsi="宋体" w:eastAsia="宋体"/>
          <w:sz w:val="28"/>
          <w:szCs w:val="28"/>
        </w:rPr>
        <w:t>印象最深的是广州和桂林解放前后的书信，当时陈素秋在广州，张焕光在桂林，二人鸿雁传书，对于解放军进城的过程进行了详细的描述，真的是惊心动魄</w:t>
      </w:r>
      <w:r>
        <w:rPr>
          <w:rFonts w:hint="eastAsia" w:ascii="宋体" w:hAnsi="宋体" w:eastAsia="宋体"/>
          <w:sz w:val="28"/>
          <w:szCs w:val="28"/>
        </w:rPr>
        <w:t>、令人深受感动。</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专硕1班团支部 周林峻</w:t>
      </w:r>
    </w:p>
    <w:p>
      <w:pPr>
        <w:ind w:firstLine="560" w:firstLineChars="200"/>
        <w:rPr>
          <w:rFonts w:ascii="宋体" w:hAnsi="宋体" w:eastAsia="宋体"/>
          <w:sz w:val="28"/>
          <w:szCs w:val="28"/>
        </w:rPr>
      </w:pPr>
      <w:r>
        <w:rPr>
          <w:rFonts w:hint="eastAsia" w:ascii="宋体" w:hAnsi="宋体" w:eastAsia="宋体"/>
          <w:sz w:val="28"/>
          <w:szCs w:val="28"/>
        </w:rPr>
        <w:t>本次参观“家书博物馆”主题展览，让</w:t>
      </w:r>
      <w:del w:id="34" w:author="tongji" w:date="2020-12-28T16:42:37Z">
        <w:r>
          <w:rPr>
            <w:rFonts w:hint="default" w:ascii="宋体" w:hAnsi="宋体" w:eastAsia="宋体"/>
            <w:sz w:val="28"/>
            <w:szCs w:val="28"/>
            <w:lang w:val="en-US"/>
          </w:rPr>
          <w:delText>团支部各成员</w:delText>
        </w:r>
      </w:del>
      <w:ins w:id="35" w:author="tongji" w:date="2020-12-28T16:42:38Z">
        <w:r>
          <w:rPr>
            <w:rFonts w:hint="eastAsia" w:ascii="宋体" w:hAnsi="宋体" w:eastAsia="宋体"/>
            <w:sz w:val="28"/>
            <w:szCs w:val="28"/>
            <w:lang w:val="en-US" w:eastAsia="zh-CN"/>
          </w:rPr>
          <w:t>团员青年</w:t>
        </w:r>
      </w:ins>
      <w:r>
        <w:rPr>
          <w:rFonts w:hint="eastAsia" w:ascii="宋体" w:hAnsi="宋体" w:eastAsia="宋体"/>
          <w:sz w:val="28"/>
          <w:szCs w:val="28"/>
        </w:rPr>
        <w:t>对家书有了更深的理解。家书背后，是往昔岁月中的悲欢离合，是历史长河里的风云变幻。从古至今，中国社会历经漫长而久远的变迁；作为社会变迁的见证、家国深情的记录，家书凝结了伟人的风骨和复杂的情感。</w:t>
      </w:r>
    </w:p>
    <w:p>
      <w:pPr>
        <w:ind w:firstLine="560" w:firstLineChars="200"/>
        <w:rPr>
          <w:rFonts w:ascii="宋体" w:hAnsi="宋体" w:eastAsia="宋体"/>
          <w:sz w:val="28"/>
          <w:szCs w:val="28"/>
        </w:rPr>
      </w:pPr>
      <w:r>
        <w:rPr>
          <w:rFonts w:hint="eastAsia" w:ascii="宋体" w:hAnsi="宋体" w:eastAsia="宋体"/>
          <w:sz w:val="28"/>
          <w:szCs w:val="28"/>
        </w:rPr>
        <w:t>古代家书是旧时人们日常生活中不可缺少的一部分，记录了最真实的内容，蕴藏了最真挚的情感，承载了最绚烂的文化。从八十年代至今，家书更是以极为丰富的形式和内容记录下中国的飞跃式发展，承载着老一辈人们刚毅坚卓的精神和红色情怀，值得我们深入体会，学习传承。</w:t>
      </w:r>
    </w:p>
    <w:p>
      <w:pPr>
        <w:ind w:firstLine="420" w:firstLineChars="200"/>
        <w:jc w:val="center"/>
        <w:rPr>
          <w:del w:id="36" w:author="tongji" w:date="2020-12-28T16:43:02Z"/>
          <w:rFonts w:ascii="宋体" w:hAnsi="宋体" w:eastAsia="宋体"/>
          <w:sz w:val="28"/>
          <w:szCs w:val="28"/>
        </w:rPr>
      </w:pPr>
      <w:del w:id="37" w:author="tongji" w:date="2020-12-28T16:43:02Z">
        <w:r>
          <w:rPr/>
          <w:drawing>
            <wp:inline distT="0" distB="0" distL="0" distR="0">
              <wp:extent cx="3699510" cy="2774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705687" cy="2779488"/>
                      </a:xfrm>
                      <a:prstGeom prst="rect">
                        <a:avLst/>
                      </a:prstGeom>
                      <a:noFill/>
                      <a:ln>
                        <a:noFill/>
                      </a:ln>
                    </pic:spPr>
                  </pic:pic>
                </a:graphicData>
              </a:graphic>
            </wp:inline>
          </w:drawing>
        </w:r>
      </w:del>
    </w:p>
    <w:p>
      <w:pPr>
        <w:ind w:firstLine="420" w:firstLineChars="200"/>
        <w:jc w:val="center"/>
        <w:rPr>
          <w:del w:id="39" w:author="tongji" w:date="2020-12-28T16:43:02Z"/>
          <w:rFonts w:ascii="宋体" w:hAnsi="宋体" w:eastAsia="宋体"/>
          <w:sz w:val="28"/>
          <w:szCs w:val="28"/>
        </w:rPr>
      </w:pPr>
      <w:del w:id="40" w:author="tongji" w:date="2020-12-28T16:43:02Z">
        <w:r>
          <w:rPr/>
          <w:drawing>
            <wp:inline distT="0" distB="0" distL="0" distR="0">
              <wp:extent cx="3844925" cy="288417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860262" cy="2895428"/>
                      </a:xfrm>
                      <a:prstGeom prst="rect">
                        <a:avLst/>
                      </a:prstGeom>
                      <a:noFill/>
                      <a:ln>
                        <a:noFill/>
                      </a:ln>
                    </pic:spPr>
                  </pic:pic>
                </a:graphicData>
              </a:graphic>
            </wp:inline>
          </w:drawing>
        </w:r>
      </w:del>
    </w:p>
    <w:p>
      <w:pPr>
        <w:ind w:firstLine="420" w:firstLineChars="200"/>
        <w:jc w:val="center"/>
        <w:rPr>
          <w:del w:id="42" w:author="tongji" w:date="2020-12-28T16:43:02Z"/>
          <w:rFonts w:ascii="宋体" w:hAnsi="宋体" w:eastAsia="宋体"/>
          <w:sz w:val="28"/>
          <w:szCs w:val="28"/>
        </w:rPr>
      </w:pPr>
      <w:del w:id="43" w:author="tongji" w:date="2020-12-28T16:43:02Z">
        <w:r>
          <w:rPr/>
          <w:drawing>
            <wp:inline distT="0" distB="0" distL="0" distR="0">
              <wp:extent cx="3724910" cy="2794000"/>
              <wp:effectExtent l="0" t="0" r="889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744108" cy="2808306"/>
                      </a:xfrm>
                      <a:prstGeom prst="rect">
                        <a:avLst/>
                      </a:prstGeom>
                      <a:noFill/>
                      <a:ln>
                        <a:noFill/>
                      </a:ln>
                    </pic:spPr>
                  </pic:pic>
                </a:graphicData>
              </a:graphic>
            </wp:inline>
          </w:drawing>
        </w:r>
      </w:del>
    </w:p>
    <w:p>
      <w:pPr>
        <w:ind w:firstLine="420" w:firstLineChars="200"/>
        <w:jc w:val="center"/>
        <w:rPr>
          <w:del w:id="45" w:author="tongji" w:date="2020-12-28T16:43:02Z"/>
          <w:rFonts w:ascii="宋体" w:hAnsi="宋体" w:eastAsia="宋体"/>
          <w:sz w:val="28"/>
          <w:szCs w:val="28"/>
        </w:rPr>
      </w:pPr>
      <w:del w:id="46" w:author="tongji" w:date="2020-12-28T16:43:02Z">
        <w:r>
          <w:rPr/>
          <w:drawing>
            <wp:inline distT="0" distB="0" distL="0" distR="0">
              <wp:extent cx="3639820" cy="2730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645735" cy="2734521"/>
                      </a:xfrm>
                      <a:prstGeom prst="rect">
                        <a:avLst/>
                      </a:prstGeom>
                      <a:noFill/>
                      <a:ln>
                        <a:noFill/>
                      </a:ln>
                    </pic:spPr>
                  </pic:pic>
                </a:graphicData>
              </a:graphic>
            </wp:inline>
          </w:drawing>
        </w:r>
      </w:del>
    </w:p>
    <w:p>
      <w:pPr>
        <w:spacing w:before="312" w:beforeLines="100" w:after="312" w:afterLines="100"/>
        <w:jc w:val="center"/>
        <w:rPr>
          <w:rFonts w:ascii="宋体" w:hAnsi="宋体" w:eastAsia="宋体"/>
          <w:b/>
          <w:bCs/>
          <w:sz w:val="28"/>
          <w:szCs w:val="28"/>
        </w:rPr>
      </w:pPr>
      <w:r>
        <w:rPr>
          <w:rFonts w:hint="eastAsia" w:ascii="宋体" w:hAnsi="宋体" w:eastAsia="宋体"/>
          <w:b/>
          <w:bCs/>
          <w:sz w:val="28"/>
          <w:szCs w:val="28"/>
        </w:rPr>
        <w:t>三、书写一封家书</w:t>
      </w:r>
    </w:p>
    <w:p>
      <w:pPr>
        <w:ind w:firstLine="560" w:firstLineChars="200"/>
        <w:rPr>
          <w:rFonts w:ascii="宋体" w:hAnsi="宋体" w:eastAsia="宋体"/>
          <w:sz w:val="28"/>
          <w:szCs w:val="28"/>
        </w:rPr>
      </w:pPr>
      <w:r>
        <w:rPr>
          <w:rFonts w:hint="eastAsia" w:ascii="宋体" w:hAnsi="宋体" w:eastAsia="宋体"/>
          <w:sz w:val="28"/>
          <w:szCs w:val="28"/>
        </w:rPr>
        <w:t>在参观后，不少同学受到极大的感染，希望能够通过这次活动给家人写一封书信。团支书分发学院定制的信封和信纸，</w:t>
      </w:r>
      <w:del w:id="48" w:author="tongji" w:date="2020-12-28T16:43:29Z">
        <w:r>
          <w:rPr>
            <w:rFonts w:hint="eastAsia" w:ascii="宋体" w:hAnsi="宋体" w:eastAsia="宋体"/>
            <w:sz w:val="28"/>
            <w:szCs w:val="28"/>
          </w:rPr>
          <w:delText>让</w:delText>
        </w:r>
      </w:del>
      <w:r>
        <w:rPr>
          <w:rFonts w:hint="eastAsia" w:ascii="宋体" w:hAnsi="宋体" w:eastAsia="宋体"/>
          <w:sz w:val="28"/>
          <w:szCs w:val="28"/>
        </w:rPr>
        <w:t>同学们自愿</w:t>
      </w:r>
      <w:ins w:id="49" w:author="tongji" w:date="2020-12-28T16:43:35Z">
        <w:r>
          <w:rPr>
            <w:rFonts w:hint="eastAsia" w:ascii="宋体" w:hAnsi="宋体" w:eastAsia="宋体"/>
            <w:sz w:val="28"/>
            <w:szCs w:val="28"/>
            <w:lang w:val="en-US" w:eastAsia="zh-CN"/>
          </w:rPr>
          <w:t>主动</w:t>
        </w:r>
      </w:ins>
      <w:r>
        <w:rPr>
          <w:rFonts w:hint="eastAsia" w:ascii="宋体" w:hAnsi="宋体" w:eastAsia="宋体"/>
          <w:sz w:val="28"/>
          <w:szCs w:val="28"/>
        </w:rPr>
        <w:t>书写家书。</w:t>
      </w:r>
      <w:commentRangeStart w:id="3"/>
      <w:r>
        <w:rPr>
          <w:rFonts w:hint="eastAsia" w:ascii="宋体" w:hAnsi="宋体" w:eastAsia="宋体"/>
          <w:sz w:val="28"/>
          <w:szCs w:val="28"/>
        </w:rPr>
        <w:t>通过“第一封家书”主题团日活动的开展，同学们认识到，家书是中华文化的重要组成部分，是中华民族的心灵密码，与家教、家风紧密相连。</w:t>
      </w:r>
      <w:commentRangeEnd w:id="3"/>
      <w:r>
        <w:commentReference w:id="3"/>
      </w:r>
    </w:p>
    <w:p>
      <w:pPr>
        <w:ind w:firstLine="1050" w:firstLineChars="500"/>
        <w:jc w:val="left"/>
        <w:rPr>
          <w:rFonts w:ascii="宋体" w:hAnsi="宋体" w:eastAsia="宋体"/>
          <w:sz w:val="28"/>
          <w:szCs w:val="28"/>
        </w:rPr>
      </w:pPr>
      <w:r>
        <w:drawing>
          <wp:inline distT="0" distB="0" distL="0" distR="0">
            <wp:extent cx="3509010" cy="2632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515140" cy="2636566"/>
                    </a:xfrm>
                    <a:prstGeom prst="rect">
                      <a:avLst/>
                    </a:prstGeom>
                    <a:noFill/>
                    <a:ln>
                      <a:noFill/>
                    </a:ln>
                  </pic:spPr>
                </pic:pic>
              </a:graphicData>
            </a:graphic>
          </wp:inline>
        </w:drawing>
      </w:r>
    </w:p>
    <w:p>
      <w:pPr>
        <w:spacing w:before="312" w:beforeLines="100" w:after="312" w:afterLines="100"/>
        <w:jc w:val="center"/>
        <w:rPr>
          <w:rFonts w:ascii="宋体" w:hAnsi="宋体" w:eastAsia="宋体"/>
          <w:b/>
          <w:bCs/>
          <w:sz w:val="28"/>
          <w:szCs w:val="28"/>
        </w:rPr>
      </w:pPr>
      <w:r>
        <w:rPr>
          <w:rFonts w:hint="eastAsia" w:ascii="宋体" w:hAnsi="宋体" w:eastAsia="宋体"/>
          <w:b/>
          <w:bCs/>
          <w:sz w:val="28"/>
          <w:szCs w:val="28"/>
        </w:rPr>
        <w:t>四、活动感想</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学硕团支部 杜倩</w:t>
      </w:r>
    </w:p>
    <w:p>
      <w:pPr>
        <w:ind w:firstLine="560" w:firstLineChars="200"/>
        <w:rPr>
          <w:rFonts w:ascii="宋体" w:hAnsi="宋体" w:eastAsia="宋体"/>
          <w:sz w:val="28"/>
          <w:szCs w:val="28"/>
        </w:rPr>
      </w:pPr>
      <w:r>
        <w:rPr>
          <w:rFonts w:ascii="宋体" w:hAnsi="宋体" w:eastAsia="宋体"/>
          <w:sz w:val="28"/>
          <w:szCs w:val="28"/>
        </w:rPr>
        <w:t>“不为光环，不为名利，只因患者需要，医者担当。”“我被这个世界爱着，又怎么能不</w:t>
      </w:r>
      <w:bookmarkStart w:id="0" w:name="_GoBack"/>
      <w:bookmarkEnd w:id="0"/>
      <w:r>
        <w:rPr>
          <w:rFonts w:ascii="宋体" w:hAnsi="宋体" w:eastAsia="宋体"/>
          <w:sz w:val="28"/>
          <w:szCs w:val="28"/>
        </w:rPr>
        <w:t xml:space="preserve">去爱这个世界？” </w:t>
      </w:r>
      <w:r>
        <w:rPr>
          <w:rFonts w:hint="eastAsia" w:ascii="宋体" w:hAnsi="宋体" w:eastAsia="宋体"/>
          <w:sz w:val="28"/>
          <w:szCs w:val="28"/>
        </w:rPr>
        <w:t>这是抗疫家书里面的两句话，读完谁能不感动？</w:t>
      </w:r>
      <w:r>
        <w:rPr>
          <w:rFonts w:ascii="宋体" w:hAnsi="宋体" w:eastAsia="宋体"/>
          <w:sz w:val="28"/>
          <w:szCs w:val="28"/>
        </w:rPr>
        <w:t>见字如面</w:t>
      </w:r>
      <w:r>
        <w:rPr>
          <w:rFonts w:hint="eastAsia" w:ascii="宋体" w:hAnsi="宋体" w:eastAsia="宋体"/>
          <w:sz w:val="28"/>
          <w:szCs w:val="28"/>
        </w:rPr>
        <w:t>，</w:t>
      </w:r>
      <w:r>
        <w:rPr>
          <w:rFonts w:ascii="宋体" w:hAnsi="宋体" w:eastAsia="宋体"/>
          <w:sz w:val="28"/>
          <w:szCs w:val="28"/>
        </w:rPr>
        <w:t xml:space="preserve">对家人的歉疚挂念、亲友之间的关心鼓励、迎难而上的责任担当、同心战疫的必胜信念……这些真挚的情感都在一封封抗疫家书里集中呈现，“每个逆行的身影背后都藏着一个故事，每一个故事都值得被记录，家书就是这些故事的载体。” </w:t>
      </w:r>
      <w:r>
        <w:rPr>
          <w:rFonts w:hint="eastAsia" w:ascii="宋体" w:hAnsi="宋体" w:eastAsia="宋体"/>
          <w:sz w:val="28"/>
          <w:szCs w:val="28"/>
        </w:rPr>
        <w:t>很荣幸，我作为人民大学的一分子，读到了这段故事、这份情感。</w:t>
      </w:r>
      <w:r>
        <w:rPr>
          <w:rFonts w:ascii="宋体" w:hAnsi="宋体" w:eastAsia="宋体"/>
          <w:sz w:val="28"/>
          <w:szCs w:val="28"/>
        </w:rPr>
        <w:t>人都需要心灵的寄托、情感的滋养，家书里面有最真的感情</w:t>
      </w:r>
      <w:r>
        <w:rPr>
          <w:rFonts w:hint="eastAsia" w:ascii="宋体" w:hAnsi="宋体" w:eastAsia="宋体"/>
          <w:sz w:val="28"/>
          <w:szCs w:val="28"/>
        </w:rPr>
        <w:t>、最深的眷恋</w:t>
      </w:r>
      <w:r>
        <w:rPr>
          <w:rFonts w:ascii="宋体" w:hAnsi="宋体" w:eastAsia="宋体"/>
          <w:sz w:val="28"/>
          <w:szCs w:val="28"/>
        </w:rPr>
        <w:t>。</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专硕1班团支部 何佳凝</w:t>
      </w:r>
    </w:p>
    <w:p>
      <w:pPr>
        <w:ind w:firstLine="560" w:firstLineChars="200"/>
        <w:rPr>
          <w:rFonts w:ascii="宋体" w:hAnsi="宋体" w:eastAsia="宋体"/>
          <w:sz w:val="28"/>
          <w:szCs w:val="28"/>
        </w:rPr>
      </w:pPr>
      <w:r>
        <w:rPr>
          <w:rFonts w:hint="eastAsia" w:ascii="宋体" w:hAnsi="宋体" w:eastAsia="宋体"/>
          <w:sz w:val="28"/>
          <w:szCs w:val="28"/>
        </w:rPr>
        <w:t>纸短情长，见字如面。家书蕴含着丰富的道德理念和伦理规范，承载着深厚的人文情怀和民族精神。红色家书记载着革命者的理想信念和家国情怀，是见证先辈们革命初心的珍贵史料，也是当代青年理解初心使命的生动教材。随着时光的流逝，红色家书虽已成为国家记忆，但其所蕴涵的宝贵精神力量，依然具有永恒的生命力。本次团日活动让团支部各成员接受了一次革命传统精神的洗礼，进一步激发了大家的爱国情怀。</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级专硕2班团支部 左林渝</w:t>
      </w:r>
    </w:p>
    <w:p>
      <w:pPr>
        <w:ind w:firstLine="560" w:firstLineChars="200"/>
        <w:rPr>
          <w:rFonts w:ascii="宋体" w:hAnsi="宋体" w:eastAsia="宋体"/>
          <w:sz w:val="28"/>
          <w:szCs w:val="28"/>
        </w:rPr>
      </w:pPr>
      <w:del w:id="50" w:author="tongji" w:date="2020-12-28T16:55:04Z">
        <w:r>
          <w:rPr>
            <w:rFonts w:hint="default" w:ascii="宋体" w:hAnsi="宋体" w:eastAsia="宋体"/>
            <w:sz w:val="28"/>
            <w:szCs w:val="28"/>
            <w:lang w:val="en-US"/>
          </w:rPr>
          <w:delText>12月3日的</w:delText>
        </w:r>
      </w:del>
      <w:del w:id="51" w:author="tongji" w:date="2020-12-28T16:55:04Z">
        <w:r>
          <w:rPr>
            <w:rFonts w:hint="eastAsia" w:ascii="宋体" w:hAnsi="宋体" w:eastAsia="宋体"/>
            <w:sz w:val="28"/>
            <w:szCs w:val="28"/>
          </w:rPr>
          <w:delText>“一封家书”主题团日活动中，</w:delText>
        </w:r>
      </w:del>
      <w:r>
        <w:rPr>
          <w:rFonts w:hint="eastAsia" w:ascii="宋体" w:hAnsi="宋体" w:eastAsia="宋体"/>
          <w:sz w:val="28"/>
          <w:szCs w:val="28"/>
        </w:rPr>
        <w:t>团支部通过《信中国》这个节目，向大家介绍了一位拥有家国情怀的革命先烈</w:t>
      </w:r>
      <w:r>
        <w:rPr>
          <w:rFonts w:ascii="宋体" w:hAnsi="宋体" w:eastAsia="宋体"/>
          <w:sz w:val="28"/>
          <w:szCs w:val="28"/>
        </w:rPr>
        <w:t>—</w:t>
      </w:r>
      <w:r>
        <w:rPr>
          <w:rFonts w:hint="eastAsia" w:ascii="宋体" w:hAnsi="宋体" w:eastAsia="宋体"/>
          <w:sz w:val="28"/>
          <w:szCs w:val="28"/>
        </w:rPr>
        <w:t>彭雪枫将领，彭司令在多封家书中除了向妻子表达思念之外，还和妻子约定了一场读书比赛，看谁读的书多、读的书质量好，这种好学的精神让人动容。</w:t>
      </w:r>
    </w:p>
    <w:p>
      <w:pPr>
        <w:ind w:firstLine="560" w:firstLineChars="200"/>
        <w:rPr>
          <w:rFonts w:ascii="宋体" w:hAnsi="宋体" w:eastAsia="宋体"/>
          <w:sz w:val="28"/>
          <w:szCs w:val="28"/>
        </w:rPr>
      </w:pPr>
      <w:r>
        <w:rPr>
          <w:rFonts w:hint="eastAsia" w:ascii="宋体" w:hAnsi="宋体" w:eastAsia="宋体"/>
          <w:sz w:val="28"/>
          <w:szCs w:val="28"/>
        </w:rPr>
        <w:t>这次主题活动结束后，</w:t>
      </w:r>
      <w:del w:id="52" w:author="tongji" w:date="2020-12-28T16:55:12Z">
        <w:r>
          <w:rPr>
            <w:rFonts w:hint="default" w:ascii="宋体" w:hAnsi="宋体" w:eastAsia="宋体"/>
            <w:sz w:val="28"/>
            <w:szCs w:val="28"/>
            <w:lang w:val="en-US"/>
          </w:rPr>
          <w:delText>团支部部分成员</w:delText>
        </w:r>
      </w:del>
      <w:ins w:id="53" w:author="tongji" w:date="2020-12-28T16:55:13Z">
        <w:r>
          <w:rPr>
            <w:rFonts w:hint="eastAsia" w:ascii="宋体" w:hAnsi="宋体" w:eastAsia="宋体"/>
            <w:sz w:val="28"/>
            <w:szCs w:val="28"/>
            <w:lang w:val="en-US" w:eastAsia="zh-CN"/>
          </w:rPr>
          <w:t>我</w:t>
        </w:r>
      </w:ins>
      <w:ins w:id="54" w:author="tongji" w:date="2020-12-28T16:55:16Z">
        <w:r>
          <w:rPr>
            <w:rFonts w:hint="eastAsia" w:ascii="宋体" w:hAnsi="宋体" w:eastAsia="宋体"/>
            <w:sz w:val="28"/>
            <w:szCs w:val="28"/>
            <w:lang w:val="en-US" w:eastAsia="zh-CN"/>
          </w:rPr>
          <w:t>们</w:t>
        </w:r>
      </w:ins>
      <w:r>
        <w:rPr>
          <w:rFonts w:hint="eastAsia" w:ascii="宋体" w:hAnsi="宋体" w:eastAsia="宋体"/>
          <w:sz w:val="28"/>
          <w:szCs w:val="28"/>
        </w:rPr>
        <w:t>又</w:t>
      </w:r>
      <w:del w:id="55" w:author="tongji" w:date="2020-12-28T16:55:25Z">
        <w:r>
          <w:rPr>
            <w:rFonts w:hint="default" w:ascii="宋体" w:hAnsi="宋体" w:eastAsia="宋体"/>
            <w:sz w:val="28"/>
            <w:szCs w:val="28"/>
            <w:lang w:val="en-US"/>
          </w:rPr>
          <w:delText>在课下</w:delText>
        </w:r>
      </w:del>
      <w:ins w:id="56" w:author="tongji" w:date="2020-12-28T16:55:26Z">
        <w:r>
          <w:rPr>
            <w:rFonts w:hint="eastAsia" w:ascii="宋体" w:hAnsi="宋体" w:eastAsia="宋体"/>
            <w:sz w:val="28"/>
            <w:szCs w:val="28"/>
            <w:lang w:val="en-US" w:eastAsia="zh-CN"/>
          </w:rPr>
          <w:t>自发</w:t>
        </w:r>
      </w:ins>
      <w:r>
        <w:rPr>
          <w:rFonts w:hint="eastAsia" w:ascii="宋体" w:hAnsi="宋体" w:eastAsia="宋体"/>
          <w:sz w:val="28"/>
          <w:szCs w:val="28"/>
        </w:rPr>
        <w:t>观看了《信中国》的其他内容：有杨开慧同志写给毛泽东同志的家书，可是这封家书却因为各种原因没有寄出去，直到几十年后修祖宅房子时才在墙缝中找到；还有钱老在1955年身处美国时向祖国写的“求救信”，希望回到祖国一展雄心抱负等等。这些家书无不蕴含着落笔人深深的感情和无尽的牵挂。</w:t>
      </w:r>
    </w:p>
    <w:p>
      <w:pPr>
        <w:ind w:firstLine="560" w:firstLineChars="200"/>
        <w:rPr>
          <w:rFonts w:ascii="宋体" w:hAnsi="宋体" w:eastAsia="宋体"/>
          <w:sz w:val="28"/>
          <w:szCs w:val="28"/>
        </w:rPr>
      </w:pPr>
      <w:r>
        <w:rPr>
          <w:rFonts w:hint="eastAsia" w:ascii="宋体" w:hAnsi="宋体" w:eastAsia="宋体"/>
          <w:sz w:val="28"/>
          <w:szCs w:val="28"/>
        </w:rPr>
        <w:t>通过一封封书信的阅读，</w:t>
      </w:r>
      <w:del w:id="57" w:author="tongji" w:date="2020-12-28T16:56:22Z">
        <w:r>
          <w:rPr>
            <w:rFonts w:hint="default" w:ascii="宋体" w:hAnsi="宋体" w:eastAsia="宋体"/>
            <w:sz w:val="28"/>
            <w:szCs w:val="28"/>
            <w:lang w:val="en-US"/>
          </w:rPr>
          <w:delText>节目传递</w:delText>
        </w:r>
      </w:del>
      <w:ins w:id="58" w:author="tongji" w:date="2020-12-28T16:56:22Z">
        <w:r>
          <w:rPr>
            <w:rFonts w:hint="eastAsia" w:ascii="宋体" w:hAnsi="宋体" w:eastAsia="宋体"/>
            <w:sz w:val="28"/>
            <w:szCs w:val="28"/>
            <w:lang w:val="en-US" w:eastAsia="zh-CN"/>
          </w:rPr>
          <w:t>我</w:t>
        </w:r>
      </w:ins>
      <w:ins w:id="59" w:author="tongji" w:date="2020-12-28T16:56:25Z">
        <w:r>
          <w:rPr>
            <w:rFonts w:hint="eastAsia" w:ascii="宋体" w:hAnsi="宋体" w:eastAsia="宋体"/>
            <w:sz w:val="28"/>
            <w:szCs w:val="28"/>
            <w:lang w:val="en-US" w:eastAsia="zh-CN"/>
          </w:rPr>
          <w:t>们</w:t>
        </w:r>
      </w:ins>
      <w:ins w:id="60" w:author="tongji" w:date="2020-12-28T16:56:26Z">
        <w:r>
          <w:rPr>
            <w:rFonts w:hint="eastAsia" w:ascii="宋体" w:hAnsi="宋体" w:eastAsia="宋体"/>
            <w:sz w:val="28"/>
            <w:szCs w:val="28"/>
            <w:lang w:val="en-US" w:eastAsia="zh-CN"/>
          </w:rPr>
          <w:t>感受到</w:t>
        </w:r>
      </w:ins>
      <w:del w:id="61" w:author="tongji" w:date="2020-12-28T16:56:52Z">
        <w:r>
          <w:rPr>
            <w:rFonts w:hint="eastAsia" w:ascii="宋体" w:hAnsi="宋体" w:eastAsia="宋体"/>
            <w:sz w:val="28"/>
            <w:szCs w:val="28"/>
          </w:rPr>
          <w:delText>的</w:delText>
        </w:r>
      </w:del>
      <w:del w:id="62" w:author="tongji" w:date="2020-12-28T16:56:51Z">
        <w:r>
          <w:rPr>
            <w:rFonts w:hint="eastAsia" w:ascii="宋体" w:hAnsi="宋体" w:eastAsia="宋体"/>
            <w:sz w:val="28"/>
            <w:szCs w:val="28"/>
          </w:rPr>
          <w:delText>是</w:delText>
        </w:r>
      </w:del>
      <w:r>
        <w:rPr>
          <w:rFonts w:hint="eastAsia" w:ascii="宋体" w:hAnsi="宋体" w:eastAsia="宋体"/>
          <w:sz w:val="28"/>
          <w:szCs w:val="28"/>
        </w:rPr>
        <w:t>“信仰、信念、信守、自信”的内核</w:t>
      </w:r>
      <w:del w:id="63" w:author="tongji" w:date="2020-12-28T16:56:33Z">
        <w:r>
          <w:rPr>
            <w:rFonts w:hint="default" w:ascii="宋体" w:hAnsi="宋体" w:eastAsia="宋体"/>
            <w:sz w:val="28"/>
            <w:szCs w:val="28"/>
            <w:lang w:val="en-US"/>
          </w:rPr>
          <w:delText>；团支部在领悟这些精神内核的同时，也</w:delText>
        </w:r>
      </w:del>
      <w:ins w:id="64" w:author="tongji" w:date="2020-12-28T16:56:33Z">
        <w:r>
          <w:rPr>
            <w:rFonts w:hint="eastAsia" w:ascii="宋体" w:hAnsi="宋体" w:eastAsia="宋体"/>
            <w:sz w:val="28"/>
            <w:szCs w:val="28"/>
            <w:lang w:val="en-US" w:eastAsia="zh-CN"/>
          </w:rPr>
          <w:t>，</w:t>
        </w:r>
      </w:ins>
      <w:del w:id="65" w:author="tongji" w:date="2020-12-28T16:56:41Z">
        <w:r>
          <w:rPr>
            <w:rFonts w:hint="eastAsia" w:ascii="宋体" w:hAnsi="宋体" w:eastAsia="宋体"/>
            <w:sz w:val="28"/>
            <w:szCs w:val="28"/>
          </w:rPr>
          <w:delText>从节目中接触到更多中国共产党员的书信，</w:delText>
        </w:r>
      </w:del>
      <w:r>
        <w:rPr>
          <w:rFonts w:hint="eastAsia" w:ascii="宋体" w:hAnsi="宋体" w:eastAsia="宋体"/>
          <w:sz w:val="28"/>
          <w:szCs w:val="28"/>
        </w:rPr>
        <w:t>为</w:t>
      </w:r>
      <w:ins w:id="66" w:author="tongji" w:date="2020-12-28T16:56:45Z">
        <w:r>
          <w:rPr>
            <w:rFonts w:hint="eastAsia" w:ascii="宋体" w:hAnsi="宋体" w:eastAsia="宋体"/>
            <w:sz w:val="28"/>
            <w:szCs w:val="28"/>
            <w:lang w:val="en-US" w:eastAsia="zh-CN"/>
          </w:rPr>
          <w:t>中国</w:t>
        </w:r>
      </w:ins>
      <w:ins w:id="67" w:author="tongji" w:date="2020-12-28T16:56:47Z">
        <w:r>
          <w:rPr>
            <w:rFonts w:hint="eastAsia" w:ascii="宋体" w:hAnsi="宋体" w:eastAsia="宋体"/>
            <w:sz w:val="28"/>
            <w:szCs w:val="28"/>
            <w:lang w:val="en-US" w:eastAsia="zh-CN"/>
          </w:rPr>
          <w:t>共产党员</w:t>
        </w:r>
      </w:ins>
      <w:del w:id="68" w:author="tongji" w:date="2020-12-28T16:56:44Z">
        <w:r>
          <w:rPr>
            <w:rFonts w:hint="eastAsia" w:ascii="宋体" w:hAnsi="宋体" w:eastAsia="宋体"/>
            <w:sz w:val="28"/>
            <w:szCs w:val="28"/>
          </w:rPr>
          <w:delText>他们</w:delText>
        </w:r>
      </w:del>
      <w:r>
        <w:rPr>
          <w:rFonts w:hint="eastAsia" w:ascii="宋体" w:hAnsi="宋体" w:eastAsia="宋体"/>
          <w:sz w:val="28"/>
          <w:szCs w:val="28"/>
        </w:rPr>
        <w:t>在信中展现的家国情怀而动容。</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统计与大数据研究院研究生团支部 刘丁源</w:t>
      </w:r>
    </w:p>
    <w:p>
      <w:pPr>
        <w:ind w:firstLine="560" w:firstLineChars="200"/>
        <w:rPr>
          <w:rFonts w:ascii="宋体" w:hAnsi="宋体" w:eastAsia="宋体"/>
          <w:sz w:val="28"/>
          <w:szCs w:val="28"/>
        </w:rPr>
      </w:pPr>
      <w:del w:id="69" w:author="tongji" w:date="2020-12-28T16:57:13Z">
        <w:r>
          <w:rPr>
            <w:rFonts w:hint="eastAsia" w:ascii="宋体" w:hAnsi="宋体" w:eastAsia="宋体"/>
            <w:sz w:val="28"/>
            <w:szCs w:val="28"/>
          </w:rPr>
          <w:delText>此次一封家书团日活动，团支部各成员深深地景仰我们的革命先驱的牺牲精神、为国为民的美好情怀。在那苦难、贫穷、黑暗的年代，</w:delText>
        </w:r>
      </w:del>
      <w:r>
        <w:rPr>
          <w:rFonts w:hint="eastAsia" w:ascii="宋体" w:hAnsi="宋体" w:eastAsia="宋体"/>
          <w:sz w:val="28"/>
          <w:szCs w:val="28"/>
        </w:rPr>
        <w:t>在民族解放的召唤下,多少热血青年抛妻弃子，告别家乡，义无反顾地走向战场，把一腔热血、年轻的生命熔铸成永远的丰碑。他们追求理想和信仰的心路历程可歌可泣。有些家书虽然只有寥寥数语，却迸发着深邃的光华。</w:t>
      </w:r>
    </w:p>
    <w:p>
      <w:pPr>
        <w:ind w:firstLine="560" w:firstLineChars="200"/>
        <w:rPr>
          <w:rFonts w:ascii="宋体" w:hAnsi="宋体" w:eastAsia="宋体"/>
          <w:sz w:val="28"/>
          <w:szCs w:val="28"/>
        </w:rPr>
      </w:pPr>
      <w:r>
        <w:rPr>
          <w:rFonts w:hint="eastAsia" w:ascii="宋体" w:hAnsi="宋体" w:eastAsia="宋体"/>
          <w:sz w:val="28"/>
          <w:szCs w:val="28"/>
        </w:rPr>
        <w:t>在一封封浸透着历史沧桑的家书中，仿佛能够闻到那个时代的气息，感受到家书作者的心跳。我们这一代幸运地生于和平年代。生逢这伟大的时代，应该不能忘记那些为了我们今天的幸福生活而付出鲜血和生命的革命先烈们，应该倍加珍惜我们今天的幸福生活，没有理由不去认真学习，为实现中华民族伟大复兴而努力！</w:t>
      </w:r>
    </w:p>
    <w:p>
      <w:pPr>
        <w:ind w:firstLine="562" w:firstLineChars="200"/>
        <w:rPr>
          <w:rFonts w:ascii="宋体" w:hAnsi="宋体" w:eastAsia="宋体"/>
          <w:b/>
          <w:bCs/>
          <w:sz w:val="28"/>
          <w:szCs w:val="28"/>
        </w:rPr>
      </w:pPr>
      <w:r>
        <w:rPr>
          <w:rFonts w:hint="eastAsia" w:ascii="宋体" w:hAnsi="宋体" w:eastAsia="宋体"/>
          <w:b/>
          <w:bCs/>
          <w:sz w:val="28"/>
          <w:szCs w:val="28"/>
        </w:rPr>
        <w:t>2</w:t>
      </w:r>
      <w:r>
        <w:rPr>
          <w:rFonts w:ascii="宋体" w:hAnsi="宋体" w:eastAsia="宋体"/>
          <w:b/>
          <w:bCs/>
          <w:sz w:val="28"/>
          <w:szCs w:val="28"/>
        </w:rPr>
        <w:t>020</w:t>
      </w:r>
      <w:r>
        <w:rPr>
          <w:rFonts w:hint="eastAsia" w:ascii="宋体" w:hAnsi="宋体" w:eastAsia="宋体"/>
          <w:b/>
          <w:bCs/>
          <w:sz w:val="28"/>
          <w:szCs w:val="28"/>
        </w:rPr>
        <w:t>博士团支部 张宇靖</w:t>
      </w:r>
    </w:p>
    <w:p>
      <w:pPr>
        <w:ind w:firstLine="560" w:firstLineChars="200"/>
        <w:rPr>
          <w:rFonts w:ascii="宋体" w:hAnsi="宋体" w:eastAsia="宋体"/>
          <w:sz w:val="28"/>
          <w:szCs w:val="28"/>
        </w:rPr>
      </w:pPr>
      <w:r>
        <w:rPr>
          <w:rFonts w:hint="eastAsia" w:ascii="宋体" w:hAnsi="宋体" w:eastAsia="宋体"/>
          <w:sz w:val="28"/>
          <w:szCs w:val="28"/>
        </w:rPr>
        <w:t>通过参加班级团支部开展的“第一封家书”主题团日活动，从一封封浸透着历史沧桑和饱含革命情怀的家书中，我们能够感受到那个</w:t>
      </w:r>
      <w:del w:id="70" w:author="tongji" w:date="2020-12-28T16:45:06Z">
        <w:r>
          <w:rPr>
            <w:rFonts w:hint="eastAsia" w:ascii="宋体" w:hAnsi="宋体" w:eastAsia="宋体"/>
            <w:sz w:val="28"/>
            <w:szCs w:val="28"/>
          </w:rPr>
          <w:delText>伟大</w:delText>
        </w:r>
      </w:del>
      <w:r>
        <w:rPr>
          <w:rFonts w:hint="eastAsia" w:ascii="宋体" w:hAnsi="宋体" w:eastAsia="宋体"/>
          <w:sz w:val="28"/>
          <w:szCs w:val="28"/>
        </w:rPr>
        <w:t>时代的气息，感触到家书作者对革命理想信念的坚定执着、对党的无限忠诚和舍生取义的崇高气节。从这个意义上说，那些逝去的先烈是永生的。他们是中国革命各个历史时期共产党人的杰出代表，他们为了实现革命理想付出了鲜血和汗水，他们的价值观和党的宗旨是一致的。从他们留下的红色家书中，我们可以感受到他们的思想轨迹，从中获得的不仅是震撼，还有奋进前行的力量。</w:t>
      </w:r>
    </w:p>
    <w:p>
      <w:pPr>
        <w:ind w:firstLine="560" w:firstLineChars="200"/>
        <w:rPr>
          <w:rFonts w:ascii="宋体" w:hAnsi="宋体" w:eastAsia="宋体"/>
          <w:sz w:val="28"/>
          <w:szCs w:val="28"/>
        </w:rPr>
      </w:pPr>
      <w:r>
        <w:rPr>
          <w:rFonts w:hint="eastAsia" w:ascii="宋体" w:hAnsi="宋体" w:eastAsia="宋体"/>
          <w:sz w:val="28"/>
          <w:szCs w:val="28"/>
        </w:rPr>
        <w:t>作为新时代的大学生，</w:t>
      </w:r>
      <w:del w:id="71" w:author="tongji" w:date="2020-12-28T16:45:29Z">
        <w:r>
          <w:rPr>
            <w:rFonts w:hint="eastAsia" w:ascii="宋体" w:hAnsi="宋体" w:eastAsia="宋体"/>
            <w:sz w:val="28"/>
            <w:szCs w:val="28"/>
          </w:rPr>
          <w:delText>团支部各成员</w:delText>
        </w:r>
      </w:del>
      <w:r>
        <w:rPr>
          <w:rFonts w:hint="eastAsia" w:ascii="宋体" w:hAnsi="宋体" w:eastAsia="宋体"/>
          <w:sz w:val="28"/>
          <w:szCs w:val="28"/>
        </w:rPr>
        <w:t>深受教育和启发。只有树立坚定的政治立场，</w:t>
      </w:r>
      <w:del w:id="72" w:author="tongji" w:date="2020-12-28T16:46:11Z">
        <w:r>
          <w:rPr>
            <w:rFonts w:hint="eastAsia" w:ascii="宋体" w:hAnsi="宋体" w:eastAsia="宋体"/>
            <w:sz w:val="28"/>
            <w:szCs w:val="28"/>
          </w:rPr>
          <w:delText>形成鲜明的政治态度，</w:delText>
        </w:r>
      </w:del>
      <w:r>
        <w:rPr>
          <w:rFonts w:hint="eastAsia" w:ascii="宋体" w:hAnsi="宋体" w:eastAsia="宋体"/>
          <w:sz w:val="28"/>
          <w:szCs w:val="28"/>
        </w:rPr>
        <w:t>养成强烈的集体观念，才能在思想上、行动上与党中央保持一致。我们要在革命先烈事迹的鼓舞下，不断增强党性修养，加强政治理论学习，提高政治意识和责任意识，更好地为党和人民工作，为中国梦的顺利实现作出自己应有的贡献。</w:t>
      </w:r>
    </w:p>
    <w:p>
      <w:pPr>
        <w:ind w:firstLine="560" w:firstLineChars="200"/>
        <w:rPr>
          <w:rFonts w:ascii="宋体" w:hAnsi="宋体" w:eastAsia="宋体"/>
          <w:sz w:val="28"/>
          <w:szCs w:val="28"/>
        </w:rPr>
      </w:pPr>
    </w:p>
    <w:p>
      <w:pPr>
        <w:ind w:firstLine="560" w:firstLineChars="200"/>
        <w:rPr>
          <w:rFonts w:ascii="宋体" w:hAnsi="宋体" w:eastAsia="宋体"/>
          <w:sz w:val="28"/>
          <w:szCs w:val="28"/>
        </w:rPr>
      </w:pPr>
      <w:r>
        <w:rPr>
          <w:rFonts w:hint="eastAsia" w:ascii="宋体" w:hAnsi="宋体" w:eastAsia="宋体"/>
          <w:sz w:val="28"/>
          <w:szCs w:val="28"/>
        </w:rPr>
        <w:t>跨越千年的文字力透纸背，在战火激荡的年代里承载着沧桑与豪情；代代流传的家书字字珠玑，在家书活动中演绎着当代的温情与牵绊。相信通过此次“第一封家书”团日活动，同学们能够感悟到一封封传世家书中绵长悠远的爱国之情，并以昂扬的精神面貌肩负起当代青年的历史使命。</w:t>
      </w:r>
    </w:p>
    <w:p>
      <w:pPr>
        <w:ind w:firstLine="560" w:firstLineChars="200"/>
        <w:jc w:val="right"/>
        <w:rPr>
          <w:rFonts w:ascii="宋体" w:hAnsi="宋体" w:eastAsia="宋体"/>
          <w:sz w:val="28"/>
          <w:szCs w:val="28"/>
        </w:rPr>
      </w:pPr>
    </w:p>
    <w:p>
      <w:pPr>
        <w:ind w:firstLine="560" w:firstLineChars="200"/>
        <w:jc w:val="right"/>
        <w:rPr>
          <w:rFonts w:ascii="宋体" w:hAnsi="宋体" w:eastAsia="宋体"/>
          <w:sz w:val="28"/>
          <w:szCs w:val="28"/>
        </w:rPr>
      </w:pPr>
      <w:r>
        <w:rPr>
          <w:rFonts w:hint="eastAsia" w:ascii="宋体" w:hAnsi="宋体" w:eastAsia="宋体"/>
          <w:sz w:val="28"/>
          <w:szCs w:val="28"/>
        </w:rPr>
        <w:t>文字/团委宣传部 张可欣</w:t>
      </w:r>
    </w:p>
    <w:p>
      <w:pPr>
        <w:ind w:firstLine="560" w:firstLineChars="200"/>
        <w:jc w:val="right"/>
        <w:rPr>
          <w:rFonts w:ascii="宋体" w:hAnsi="宋体" w:eastAsia="宋体"/>
          <w:sz w:val="28"/>
          <w:szCs w:val="28"/>
        </w:rPr>
      </w:pPr>
      <w:r>
        <w:rPr>
          <w:rFonts w:hint="eastAsia" w:ascii="宋体" w:hAnsi="宋体" w:eastAsia="宋体"/>
          <w:sz w:val="28"/>
          <w:szCs w:val="28"/>
        </w:rPr>
        <w:t>图片/各团支部提供</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tongji" w:date="2020-12-28T16:49:58Z" w:initials="t">
    <w:p w14:paraId="6BCF658E">
      <w:pPr>
        <w:pStyle w:val="2"/>
        <w:rPr>
          <w:rFonts w:hint="default" w:eastAsiaTheme="minorEastAsia"/>
          <w:lang w:val="en-US" w:eastAsia="zh-CN"/>
        </w:rPr>
      </w:pPr>
      <w:r>
        <w:rPr>
          <w:rFonts w:hint="eastAsia"/>
          <w:lang w:val="en-US" w:eastAsia="zh-CN"/>
        </w:rPr>
        <w:t>这三段合并为1段</w:t>
      </w:r>
    </w:p>
  </w:comment>
  <w:comment w:id="1" w:author="tongji" w:date="2020-12-28T16:40:14Z" w:initials="t">
    <w:p w14:paraId="079172E3">
      <w:pPr>
        <w:pStyle w:val="2"/>
        <w:rPr>
          <w:rFonts w:hint="default" w:eastAsiaTheme="minorEastAsia"/>
          <w:lang w:val="en-US" w:eastAsia="zh-CN"/>
        </w:rPr>
      </w:pPr>
      <w:r>
        <w:rPr>
          <w:rFonts w:hint="eastAsia"/>
          <w:lang w:val="en-US" w:eastAsia="zh-CN"/>
        </w:rPr>
        <w:t>加图说，是哪个团支部</w:t>
      </w:r>
    </w:p>
  </w:comment>
  <w:comment w:id="2" w:author="tongji" w:date="2020-12-28T16:39:48Z" w:initials="t">
    <w:p w14:paraId="6AE42577">
      <w:pPr>
        <w:pStyle w:val="2"/>
        <w:rPr>
          <w:rFonts w:hint="default" w:eastAsiaTheme="minorEastAsia"/>
          <w:lang w:val="en-US" w:eastAsia="zh-CN"/>
        </w:rPr>
      </w:pPr>
      <w:r>
        <w:rPr>
          <w:rFonts w:hint="eastAsia"/>
          <w:lang w:val="en-US" w:eastAsia="zh-CN"/>
        </w:rPr>
        <w:t>病句</w:t>
      </w:r>
    </w:p>
  </w:comment>
  <w:comment w:id="3" w:author="tongji" w:date="2020-12-28T16:53:35Z" w:initials="t">
    <w:p w14:paraId="64D4646D">
      <w:pPr>
        <w:pStyle w:val="2"/>
        <w:rPr>
          <w:rFonts w:hint="default" w:eastAsiaTheme="minorEastAsia"/>
          <w:lang w:val="en-US" w:eastAsia="zh-CN"/>
        </w:rPr>
      </w:pPr>
      <w:r>
        <w:rPr>
          <w:rFonts w:hint="eastAsia"/>
          <w:lang w:val="en-US" w:eastAsia="zh-CN"/>
        </w:rPr>
        <w:t>这句话跟手写家书有什么关系？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BCF658E" w15:done="0"/>
  <w15:commentEx w15:paraId="079172E3" w15:done="0"/>
  <w15:commentEx w15:paraId="6AE42577" w15:done="0"/>
  <w15:commentEx w15:paraId="64D4646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小标宋简体">
    <w:panose1 w:val="03000509000000000000"/>
    <w:charset w:val="86"/>
    <w:family w:val="script"/>
    <w:pitch w:val="default"/>
    <w:sig w:usb0="00000001" w:usb1="080E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tongji">
    <w15:presenceInfo w15:providerId="None" w15:userId="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trackRevisions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F69"/>
    <w:rsid w:val="000017F6"/>
    <w:rsid w:val="000A3F1E"/>
    <w:rsid w:val="000A6A48"/>
    <w:rsid w:val="000C4F69"/>
    <w:rsid w:val="001101E9"/>
    <w:rsid w:val="00177233"/>
    <w:rsid w:val="00197DBF"/>
    <w:rsid w:val="001F0F69"/>
    <w:rsid w:val="001F1B92"/>
    <w:rsid w:val="001F471D"/>
    <w:rsid w:val="00203953"/>
    <w:rsid w:val="002344B7"/>
    <w:rsid w:val="00250AE2"/>
    <w:rsid w:val="00251345"/>
    <w:rsid w:val="0026665E"/>
    <w:rsid w:val="00284F7E"/>
    <w:rsid w:val="0029183B"/>
    <w:rsid w:val="002F2665"/>
    <w:rsid w:val="0031468F"/>
    <w:rsid w:val="003B05C5"/>
    <w:rsid w:val="003E31D1"/>
    <w:rsid w:val="00403D75"/>
    <w:rsid w:val="00450FEA"/>
    <w:rsid w:val="00511B7F"/>
    <w:rsid w:val="00531848"/>
    <w:rsid w:val="005978B2"/>
    <w:rsid w:val="005B1D0D"/>
    <w:rsid w:val="005C3BFE"/>
    <w:rsid w:val="005D35FA"/>
    <w:rsid w:val="005E1319"/>
    <w:rsid w:val="005F2AE1"/>
    <w:rsid w:val="00603578"/>
    <w:rsid w:val="00607835"/>
    <w:rsid w:val="00615AB8"/>
    <w:rsid w:val="00630F94"/>
    <w:rsid w:val="0063262D"/>
    <w:rsid w:val="00660C90"/>
    <w:rsid w:val="0066620A"/>
    <w:rsid w:val="00666D2B"/>
    <w:rsid w:val="0069178A"/>
    <w:rsid w:val="006A2CAB"/>
    <w:rsid w:val="006B16F1"/>
    <w:rsid w:val="006C399F"/>
    <w:rsid w:val="006D3EE6"/>
    <w:rsid w:val="0073107C"/>
    <w:rsid w:val="007350D3"/>
    <w:rsid w:val="00756959"/>
    <w:rsid w:val="00777FD0"/>
    <w:rsid w:val="0078751F"/>
    <w:rsid w:val="007A448D"/>
    <w:rsid w:val="007B07AD"/>
    <w:rsid w:val="007B3DF6"/>
    <w:rsid w:val="007D1197"/>
    <w:rsid w:val="007D35BD"/>
    <w:rsid w:val="00831F44"/>
    <w:rsid w:val="008A23DF"/>
    <w:rsid w:val="00907FB2"/>
    <w:rsid w:val="00921616"/>
    <w:rsid w:val="00965D8A"/>
    <w:rsid w:val="00983E59"/>
    <w:rsid w:val="009B0CE9"/>
    <w:rsid w:val="009B4239"/>
    <w:rsid w:val="009B7F1D"/>
    <w:rsid w:val="009C588C"/>
    <w:rsid w:val="00A05366"/>
    <w:rsid w:val="00A2342D"/>
    <w:rsid w:val="00A62024"/>
    <w:rsid w:val="00A64082"/>
    <w:rsid w:val="00A7175D"/>
    <w:rsid w:val="00A820B6"/>
    <w:rsid w:val="00A90304"/>
    <w:rsid w:val="00AB2F85"/>
    <w:rsid w:val="00AB73C9"/>
    <w:rsid w:val="00AD49FF"/>
    <w:rsid w:val="00AF1175"/>
    <w:rsid w:val="00B1527B"/>
    <w:rsid w:val="00B7079F"/>
    <w:rsid w:val="00BE7465"/>
    <w:rsid w:val="00C1692E"/>
    <w:rsid w:val="00C43B2D"/>
    <w:rsid w:val="00C50DD9"/>
    <w:rsid w:val="00CA1AEE"/>
    <w:rsid w:val="00CA2A00"/>
    <w:rsid w:val="00CE12AA"/>
    <w:rsid w:val="00D312ED"/>
    <w:rsid w:val="00D32668"/>
    <w:rsid w:val="00D4534D"/>
    <w:rsid w:val="00D75751"/>
    <w:rsid w:val="00DB3AE4"/>
    <w:rsid w:val="00DE6985"/>
    <w:rsid w:val="00E1409E"/>
    <w:rsid w:val="00E334FF"/>
    <w:rsid w:val="00E90096"/>
    <w:rsid w:val="00EB16D7"/>
    <w:rsid w:val="00ED1FF9"/>
    <w:rsid w:val="00EE6F3F"/>
    <w:rsid w:val="00F107F1"/>
    <w:rsid w:val="00F42CD6"/>
    <w:rsid w:val="00F84A84"/>
    <w:rsid w:val="00FF77AB"/>
    <w:rsid w:val="79EF5E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3"/>
    <w:semiHidden/>
    <w:unhideWhenUsed/>
    <w:uiPriority w:val="99"/>
    <w:pPr>
      <w:jc w:val="left"/>
    </w:pPr>
  </w:style>
  <w:style w:type="paragraph" w:styleId="3">
    <w:name w:val="Balloon Text"/>
    <w:basedOn w:val="1"/>
    <w:link w:val="15"/>
    <w:semiHidden/>
    <w:unhideWhenUsed/>
    <w:uiPriority w:val="99"/>
    <w:rPr>
      <w:sz w:val="18"/>
      <w:szCs w:val="18"/>
    </w:r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6">
    <w:name w:val="annotation subject"/>
    <w:basedOn w:val="2"/>
    <w:next w:val="2"/>
    <w:link w:val="14"/>
    <w:semiHidden/>
    <w:unhideWhenUsed/>
    <w:uiPriority w:val="99"/>
    <w:rPr>
      <w:b/>
      <w:bCs/>
    </w:rPr>
  </w:style>
  <w:style w:type="character" w:styleId="9">
    <w:name w:val="annotation reference"/>
    <w:basedOn w:val="8"/>
    <w:semiHidden/>
    <w:unhideWhenUsed/>
    <w:uiPriority w:val="99"/>
    <w:rPr>
      <w:sz w:val="21"/>
      <w:szCs w:val="21"/>
    </w:rPr>
  </w:style>
  <w:style w:type="character" w:customStyle="1" w:styleId="10">
    <w:name w:val="页眉 字符"/>
    <w:basedOn w:val="8"/>
    <w:link w:val="5"/>
    <w:uiPriority w:val="99"/>
    <w:rPr>
      <w:sz w:val="18"/>
      <w:szCs w:val="18"/>
    </w:rPr>
  </w:style>
  <w:style w:type="character" w:customStyle="1" w:styleId="11">
    <w:name w:val="页脚 字符"/>
    <w:basedOn w:val="8"/>
    <w:link w:val="4"/>
    <w:uiPriority w:val="99"/>
    <w:rPr>
      <w:sz w:val="18"/>
      <w:szCs w:val="18"/>
    </w:rPr>
  </w:style>
  <w:style w:type="character" w:customStyle="1" w:styleId="12">
    <w:name w:val="word-explain"/>
    <w:basedOn w:val="8"/>
    <w:uiPriority w:val="0"/>
  </w:style>
  <w:style w:type="character" w:customStyle="1" w:styleId="13">
    <w:name w:val="批注文字 字符"/>
    <w:basedOn w:val="8"/>
    <w:link w:val="2"/>
    <w:semiHidden/>
    <w:uiPriority w:val="99"/>
  </w:style>
  <w:style w:type="character" w:customStyle="1" w:styleId="14">
    <w:name w:val="批注主题 字符"/>
    <w:basedOn w:val="13"/>
    <w:link w:val="6"/>
    <w:semiHidden/>
    <w:uiPriority w:val="99"/>
    <w:rPr>
      <w:b/>
      <w:bCs/>
    </w:rPr>
  </w:style>
  <w:style w:type="character" w:customStyle="1" w:styleId="15">
    <w:name w:val="批注框文本 字符"/>
    <w:basedOn w:val="8"/>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8" Type="http://schemas.microsoft.com/office/2011/relationships/people" Target="people.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C54D05-3DF2-4597-90A6-5475540D06B6}">
  <ds:schemaRefs/>
</ds:datastoreItem>
</file>

<file path=docProps/app.xml><?xml version="1.0" encoding="utf-8"?>
<Properties xmlns="http://schemas.openxmlformats.org/officeDocument/2006/extended-properties" xmlns:vt="http://schemas.openxmlformats.org/officeDocument/2006/docPropsVTypes">
  <Template>Normal.dotm</Template>
  <Pages>10</Pages>
  <Words>495</Words>
  <Characters>2823</Characters>
  <Lines>23</Lines>
  <Paragraphs>6</Paragraphs>
  <TotalTime>15</TotalTime>
  <ScaleCrop>false</ScaleCrop>
  <LinksUpToDate>false</LinksUpToDate>
  <CharactersWithSpaces>3312</CharactersWithSpaces>
  <Application>WPS Office_11.1.0.10026_F1E327BC-269C-435d-A152-05C5408002CA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2020-12-27T01:07:00Z</dcterms:created>
  <dc:creator>helen z</dc:creator>
  <cp:lastModifiedBy>tongji</cp:lastModifiedBy>
  <dcterms:modified xsi:type="dcterms:W3CDTF">2020-12-28T08:57:49Z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2052-11.1.0.10026</vt:lpwstr>
  </property>
</Properties>
</file>